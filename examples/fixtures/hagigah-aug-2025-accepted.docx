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9C2F3" w14:textId="77777777" w:rsidR="008F4549" w:rsidRDefault="008F4549" w:rsidP="00065A5D">
      <w:pPr>
        <w:bidi/>
        <w:jc w:val="both"/>
        <w:rPr>
          <w:rFonts w:ascii="David" w:hAnsi="David" w:cs="David"/>
          <w:b/>
          <w:bCs/>
          <w:sz w:val="24"/>
          <w:szCs w:val="24"/>
          <w:rtl/>
        </w:rPr>
      </w:pPr>
      <w:r w:rsidRPr="007125D6">
        <w:rPr>
          <w:rFonts w:ascii="David" w:hAnsi="David" w:cs="David"/>
          <w:b/>
          <w:bCs/>
          <w:sz w:val="24"/>
          <w:szCs w:val="24"/>
          <w:rtl/>
        </w:rPr>
        <w:t>ראיית פני האל: הקדמה למסכת חגיגה</w:t>
      </w:r>
    </w:p>
    <w:p w14:paraId="003CEFF6" w14:textId="77777777" w:rsidR="00B3753D" w:rsidRPr="007125D6" w:rsidRDefault="00B3753D" w:rsidP="00B3753D">
      <w:pPr>
        <w:bidi/>
        <w:jc w:val="both"/>
        <w:rPr>
          <w:rFonts w:ascii="David" w:hAnsi="David" w:cs="David"/>
          <w:b/>
          <w:bCs/>
          <w:sz w:val="24"/>
          <w:szCs w:val="24"/>
          <w:rtl/>
        </w:rPr>
      </w:pPr>
    </w:p>
    <w:p w14:paraId="26D8D8CB" w14:textId="77777777" w:rsidR="008F4549" w:rsidRDefault="008F4549" w:rsidP="00065A5D">
      <w:pPr>
        <w:bidi/>
        <w:jc w:val="both"/>
        <w:rPr>
          <w:rFonts w:ascii="David" w:hAnsi="David" w:cs="David"/>
          <w:sz w:val="24"/>
          <w:szCs w:val="24"/>
          <w:rtl/>
          <w:lang w:val="en-US"/>
        </w:rPr>
      </w:pPr>
      <w:r w:rsidRPr="007125D6">
        <w:rPr>
          <w:rFonts w:ascii="David" w:hAnsi="David" w:cs="David"/>
          <w:sz w:val="24"/>
          <w:szCs w:val="24"/>
          <w:rtl/>
          <w:lang w:val="en-US"/>
        </w:rPr>
        <w:t xml:space="preserve">בספר מנורת המאור לרבי יצחק אבוהב מסופר מעשה בחסיד שעיקר לימודו היה במסכת חגיגה: </w:t>
      </w:r>
    </w:p>
    <w:p w14:paraId="6801A89A" w14:textId="150DD3D9" w:rsidR="008F4549" w:rsidRPr="007125D6" w:rsidRDefault="00F6438A" w:rsidP="00065A5D">
      <w:pPr>
        <w:bidi/>
        <w:ind w:left="720"/>
        <w:jc w:val="both"/>
        <w:rPr>
          <w:rFonts w:ascii="David" w:hAnsi="David" w:cs="David"/>
          <w:sz w:val="24"/>
          <w:szCs w:val="24"/>
          <w:rtl/>
        </w:rPr>
      </w:pPr>
      <w:r>
        <w:rPr>
          <w:rFonts w:ascii="David" w:hAnsi="David" w:cs="David" w:hint="cs"/>
          <w:sz w:val="24"/>
          <w:szCs w:val="24"/>
          <w:rtl/>
          <w:lang w:val="en-US"/>
        </w:rPr>
        <w:t xml:space="preserve">מעשה בחסיד אחד שהיה </w:t>
      </w:r>
      <w:proofErr w:type="spellStart"/>
      <w:r>
        <w:rPr>
          <w:rFonts w:ascii="David" w:hAnsi="David" w:cs="David" w:hint="cs"/>
          <w:sz w:val="24"/>
          <w:szCs w:val="24"/>
          <w:rtl/>
          <w:lang w:val="en-US"/>
        </w:rPr>
        <w:t>מתיחד</w:t>
      </w:r>
      <w:proofErr w:type="spellEnd"/>
      <w:r>
        <w:rPr>
          <w:rFonts w:ascii="David" w:hAnsi="David" w:cs="David" w:hint="cs"/>
          <w:sz w:val="24"/>
          <w:szCs w:val="24"/>
          <w:rtl/>
          <w:lang w:val="en-US"/>
        </w:rPr>
        <w:t xml:space="preserve"> במקום אחד והיה למד בו במסכת חגיגה. והיה מהפך בה ומהדרה כמה פעמים, עד שלמה אותה היטב </w:t>
      </w:r>
      <w:proofErr w:type="spellStart"/>
      <w:r>
        <w:rPr>
          <w:rFonts w:ascii="David" w:hAnsi="David" w:cs="David" w:hint="cs"/>
          <w:sz w:val="24"/>
          <w:szCs w:val="24"/>
          <w:rtl/>
          <w:lang w:val="en-US"/>
        </w:rPr>
        <w:t>והיתה</w:t>
      </w:r>
      <w:proofErr w:type="spellEnd"/>
      <w:r>
        <w:rPr>
          <w:rFonts w:ascii="David" w:hAnsi="David" w:cs="David" w:hint="cs"/>
          <w:sz w:val="24"/>
          <w:szCs w:val="24"/>
          <w:rtl/>
          <w:lang w:val="en-US"/>
        </w:rPr>
        <w:t xml:space="preserve"> שגורה בפיו ולא היה יודע </w:t>
      </w:r>
      <w:proofErr w:type="spellStart"/>
      <w:r>
        <w:rPr>
          <w:rFonts w:ascii="David" w:hAnsi="David" w:cs="David" w:hint="cs"/>
          <w:sz w:val="24"/>
          <w:szCs w:val="24"/>
          <w:rtl/>
          <w:lang w:val="en-US"/>
        </w:rPr>
        <w:t>מסכתא</w:t>
      </w:r>
      <w:proofErr w:type="spellEnd"/>
      <w:r>
        <w:rPr>
          <w:rFonts w:ascii="David" w:hAnsi="David" w:cs="David" w:hint="cs"/>
          <w:sz w:val="24"/>
          <w:szCs w:val="24"/>
          <w:rtl/>
          <w:lang w:val="en-US"/>
        </w:rPr>
        <w:t xml:space="preserve"> אחרת מן התלמוד והיה שוגה בה כל ימיו. כיון שנפטר מן העולם, היה בביתו לבדו ולא היה שום אדם יודע פטירתו. באה דמות </w:t>
      </w:r>
      <w:proofErr w:type="spellStart"/>
      <w:r>
        <w:rPr>
          <w:rFonts w:ascii="David" w:hAnsi="David" w:cs="David" w:hint="cs"/>
          <w:sz w:val="24"/>
          <w:szCs w:val="24"/>
          <w:rtl/>
          <w:lang w:val="en-US"/>
        </w:rPr>
        <w:t>אשה</w:t>
      </w:r>
      <w:proofErr w:type="spellEnd"/>
      <w:r>
        <w:rPr>
          <w:rFonts w:ascii="David" w:hAnsi="David" w:cs="David" w:hint="cs"/>
          <w:sz w:val="24"/>
          <w:szCs w:val="24"/>
          <w:rtl/>
          <w:lang w:val="en-US"/>
        </w:rPr>
        <w:t xml:space="preserve"> אחת ועמדה לפניו והרימה קולה בבכי ומספד ותרבה אנחתה וצעקתה, עד אשר </w:t>
      </w:r>
      <w:proofErr w:type="spellStart"/>
      <w:r>
        <w:rPr>
          <w:rFonts w:ascii="David" w:hAnsi="David" w:cs="David" w:hint="cs"/>
          <w:sz w:val="24"/>
          <w:szCs w:val="24"/>
          <w:rtl/>
          <w:lang w:val="en-US"/>
        </w:rPr>
        <w:t>נתקבצו</w:t>
      </w:r>
      <w:proofErr w:type="spellEnd"/>
      <w:r>
        <w:rPr>
          <w:rFonts w:ascii="David" w:hAnsi="David" w:cs="David" w:hint="cs"/>
          <w:sz w:val="24"/>
          <w:szCs w:val="24"/>
          <w:rtl/>
          <w:lang w:val="en-US"/>
        </w:rPr>
        <w:t xml:space="preserve"> ההמון, ותאמר להם: ספדו לחסיד הזה וקברוהו וכבדו את ארונו ותזכו לחיי העולם הבא, שזה כבדני כל ימיו ולא הייתי עזובה ולא שכוחה. מיד </w:t>
      </w:r>
      <w:proofErr w:type="spellStart"/>
      <w:r>
        <w:rPr>
          <w:rFonts w:ascii="David" w:hAnsi="David" w:cs="David" w:hint="cs"/>
          <w:sz w:val="24"/>
          <w:szCs w:val="24"/>
          <w:rtl/>
          <w:lang w:val="en-US"/>
        </w:rPr>
        <w:t>נתקבצו</w:t>
      </w:r>
      <w:proofErr w:type="spellEnd"/>
      <w:r>
        <w:rPr>
          <w:rFonts w:ascii="David" w:hAnsi="David" w:cs="David" w:hint="cs"/>
          <w:sz w:val="24"/>
          <w:szCs w:val="24"/>
          <w:rtl/>
          <w:lang w:val="en-US"/>
        </w:rPr>
        <w:t xml:space="preserve"> כל הנשים וישבו עמה ועשו עליו מספד גדול ועצום, והאנשים התעסקו בתכריכיו וכל צרכי קבורתו, וקברו אותו בכבוד גדול. ואותה </w:t>
      </w:r>
      <w:proofErr w:type="spellStart"/>
      <w:r>
        <w:rPr>
          <w:rFonts w:ascii="David" w:hAnsi="David" w:cs="David" w:hint="cs"/>
          <w:sz w:val="24"/>
          <w:szCs w:val="24"/>
          <w:rtl/>
          <w:lang w:val="en-US"/>
        </w:rPr>
        <w:t>אשה</w:t>
      </w:r>
      <w:proofErr w:type="spellEnd"/>
      <w:r>
        <w:rPr>
          <w:rFonts w:ascii="David" w:hAnsi="David" w:cs="David" w:hint="cs"/>
          <w:sz w:val="24"/>
          <w:szCs w:val="24"/>
          <w:rtl/>
          <w:lang w:val="en-US"/>
        </w:rPr>
        <w:t xml:space="preserve"> בוכה וצועקת. אמרו לה: מה שמך? אמרה להם:</w:t>
      </w:r>
      <w:r>
        <w:rPr>
          <w:rFonts w:ascii="David" w:hAnsi="David" w:cs="David"/>
          <w:sz w:val="24"/>
          <w:szCs w:val="24"/>
          <w:lang w:val="en-US"/>
        </w:rPr>
        <w:t xml:space="preserve"> </w:t>
      </w:r>
      <w:r>
        <w:rPr>
          <w:rFonts w:ascii="David" w:hAnsi="David" w:cs="David" w:hint="cs"/>
          <w:sz w:val="24"/>
          <w:szCs w:val="24"/>
          <w:rtl/>
          <w:lang w:val="en-US"/>
        </w:rPr>
        <w:t xml:space="preserve">חגיגה שמי. כיון שנקבר אותו חסיד, נעלמה אותה </w:t>
      </w:r>
      <w:proofErr w:type="spellStart"/>
      <w:r>
        <w:rPr>
          <w:rFonts w:ascii="David" w:hAnsi="David" w:cs="David" w:hint="cs"/>
          <w:sz w:val="24"/>
          <w:szCs w:val="24"/>
          <w:rtl/>
          <w:lang w:val="en-US"/>
        </w:rPr>
        <w:t>האשה</w:t>
      </w:r>
      <w:proofErr w:type="spellEnd"/>
      <w:r>
        <w:rPr>
          <w:rFonts w:ascii="David" w:hAnsi="David" w:cs="David" w:hint="cs"/>
          <w:sz w:val="24"/>
          <w:szCs w:val="24"/>
          <w:rtl/>
          <w:lang w:val="en-US"/>
        </w:rPr>
        <w:t xml:space="preserve"> מן העין. מיד ידעו שמסכת חגיגה </w:t>
      </w:r>
      <w:proofErr w:type="spellStart"/>
      <w:r>
        <w:rPr>
          <w:rFonts w:ascii="David" w:hAnsi="David" w:cs="David" w:hint="cs"/>
          <w:sz w:val="24"/>
          <w:szCs w:val="24"/>
          <w:rtl/>
          <w:lang w:val="en-US"/>
        </w:rPr>
        <w:t>היתה</w:t>
      </w:r>
      <w:proofErr w:type="spellEnd"/>
      <w:r>
        <w:rPr>
          <w:rFonts w:ascii="David" w:hAnsi="David" w:cs="David" w:hint="cs"/>
          <w:sz w:val="24"/>
          <w:szCs w:val="24"/>
          <w:rtl/>
          <w:lang w:val="en-US"/>
        </w:rPr>
        <w:t xml:space="preserve">, שנראית להם בצורת </w:t>
      </w:r>
      <w:proofErr w:type="spellStart"/>
      <w:r>
        <w:rPr>
          <w:rFonts w:ascii="David" w:hAnsi="David" w:cs="David" w:hint="cs"/>
          <w:sz w:val="24"/>
          <w:szCs w:val="24"/>
          <w:rtl/>
          <w:lang w:val="en-US"/>
        </w:rPr>
        <w:t>אשה</w:t>
      </w:r>
      <w:proofErr w:type="spellEnd"/>
      <w:r>
        <w:rPr>
          <w:rFonts w:ascii="David" w:hAnsi="David" w:cs="David" w:hint="cs"/>
          <w:sz w:val="24"/>
          <w:szCs w:val="24"/>
          <w:rtl/>
          <w:lang w:val="en-US"/>
        </w:rPr>
        <w:t xml:space="preserve">, ובאה בשעת פטירתו </w:t>
      </w:r>
      <w:proofErr w:type="spellStart"/>
      <w:r>
        <w:rPr>
          <w:rFonts w:ascii="David" w:hAnsi="David" w:cs="David" w:hint="cs"/>
          <w:sz w:val="24"/>
          <w:szCs w:val="24"/>
          <w:rtl/>
          <w:lang w:val="en-US"/>
        </w:rPr>
        <w:t>לספד</w:t>
      </w:r>
      <w:proofErr w:type="spellEnd"/>
      <w:r>
        <w:rPr>
          <w:rFonts w:ascii="David" w:hAnsi="David" w:cs="David" w:hint="cs"/>
          <w:sz w:val="24"/>
          <w:szCs w:val="24"/>
          <w:rtl/>
          <w:lang w:val="en-US"/>
        </w:rPr>
        <w:t xml:space="preserve"> לו ולבכותו ולקברו בכבוד, על שהיה שונה אותה תמיד ושוקד ללמוד בה (מנורת המאור</w:t>
      </w:r>
      <w:r w:rsidR="00467E34">
        <w:rPr>
          <w:rFonts w:ascii="David" w:hAnsi="David" w:cs="David" w:hint="cs"/>
          <w:sz w:val="24"/>
          <w:szCs w:val="24"/>
          <w:rtl/>
          <w:lang w:val="en-US"/>
        </w:rPr>
        <w:t xml:space="preserve"> </w:t>
      </w:r>
      <w:proofErr w:type="spellStart"/>
      <w:r w:rsidR="00467E34">
        <w:rPr>
          <w:rFonts w:ascii="David" w:hAnsi="David" w:cs="David" w:hint="cs"/>
          <w:sz w:val="24"/>
          <w:szCs w:val="24"/>
          <w:rtl/>
          <w:lang w:val="en-US"/>
        </w:rPr>
        <w:t>ריג</w:t>
      </w:r>
      <w:proofErr w:type="spellEnd"/>
      <w:r>
        <w:rPr>
          <w:rFonts w:ascii="David" w:hAnsi="David" w:cs="David" w:hint="cs"/>
          <w:sz w:val="24"/>
          <w:szCs w:val="24"/>
          <w:rtl/>
          <w:lang w:val="en-US"/>
        </w:rPr>
        <w:t>)</w:t>
      </w:r>
      <w:r w:rsidR="00467E34">
        <w:rPr>
          <w:rFonts w:ascii="David" w:hAnsi="David" w:cs="David" w:hint="cs"/>
          <w:sz w:val="24"/>
          <w:szCs w:val="24"/>
          <w:rtl/>
          <w:lang w:val="en-US"/>
        </w:rPr>
        <w:t>.</w:t>
      </w:r>
      <w:r w:rsidR="008F4549" w:rsidRPr="007125D6">
        <w:rPr>
          <w:rFonts w:ascii="David" w:hAnsi="David" w:cs="David"/>
          <w:sz w:val="24"/>
          <w:szCs w:val="24"/>
          <w:rtl/>
        </w:rPr>
        <w:t xml:space="preserve"> </w:t>
      </w:r>
      <w:r w:rsidR="005C497B">
        <w:rPr>
          <w:rFonts w:ascii="David" w:hAnsi="David" w:cs="David" w:hint="cs"/>
          <w:sz w:val="24"/>
          <w:szCs w:val="24"/>
          <w:rtl/>
        </w:rPr>
        <w:t>[[זה לא הופיע בכל ההדפסות במקום הזה, אבל בחלקם כן]]</w:t>
      </w:r>
    </w:p>
    <w:p w14:paraId="22AE1961" w14:textId="0BA75C04" w:rsidR="008F4549" w:rsidRPr="007125D6" w:rsidRDefault="008F4549" w:rsidP="00065A5D">
      <w:pPr>
        <w:bidi/>
        <w:jc w:val="both"/>
        <w:rPr>
          <w:rFonts w:ascii="David" w:hAnsi="David" w:cs="David"/>
          <w:sz w:val="24"/>
          <w:szCs w:val="24"/>
          <w:lang w:val="en-US"/>
        </w:rPr>
      </w:pPr>
      <w:r w:rsidRPr="007125D6">
        <w:rPr>
          <w:rFonts w:ascii="David" w:hAnsi="David" w:cs="David"/>
          <w:sz w:val="24"/>
          <w:szCs w:val="24"/>
          <w:rtl/>
          <w:lang w:val="en-US"/>
        </w:rPr>
        <w:t xml:space="preserve">סיפור זה מלמד </w:t>
      </w:r>
      <w:r w:rsidR="00F6438A">
        <w:rPr>
          <w:rFonts w:ascii="David" w:hAnsi="David" w:cs="David" w:hint="cs"/>
          <w:sz w:val="24"/>
          <w:szCs w:val="24"/>
          <w:rtl/>
          <w:lang w:val="en-US"/>
        </w:rPr>
        <w:t xml:space="preserve">על כך שבמאה החמש עשרה, מסכת חגיגה לא </w:t>
      </w:r>
      <w:r w:rsidR="003724C9">
        <w:rPr>
          <w:rFonts w:ascii="David" w:hAnsi="David" w:cs="David" w:hint="cs"/>
          <w:sz w:val="24"/>
          <w:szCs w:val="24"/>
          <w:rtl/>
          <w:lang w:val="en-US"/>
        </w:rPr>
        <w:t>הייתה</w:t>
      </w:r>
      <w:r w:rsidR="00F6438A">
        <w:rPr>
          <w:rFonts w:ascii="David" w:hAnsi="David" w:cs="David" w:hint="cs"/>
          <w:sz w:val="24"/>
          <w:szCs w:val="24"/>
          <w:rtl/>
          <w:lang w:val="en-US"/>
        </w:rPr>
        <w:t xml:space="preserve"> מהמסכתות הנלמדות תדיר, אלא </w:t>
      </w:r>
      <w:r w:rsidR="003724C9">
        <w:rPr>
          <w:rFonts w:ascii="David" w:hAnsi="David" w:cs="David" w:hint="cs"/>
          <w:sz w:val="24"/>
          <w:szCs w:val="24"/>
          <w:rtl/>
          <w:lang w:val="en-US"/>
        </w:rPr>
        <w:t>הייתה</w:t>
      </w:r>
      <w:r w:rsidR="00F6438A">
        <w:rPr>
          <w:rFonts w:ascii="David" w:hAnsi="David" w:cs="David" w:hint="cs"/>
          <w:sz w:val="24"/>
          <w:szCs w:val="24"/>
          <w:rtl/>
          <w:lang w:val="en-US"/>
        </w:rPr>
        <w:t xml:space="preserve"> מונחת על פי רוב בקרן ז</w:t>
      </w:r>
      <w:r w:rsidR="003724C9">
        <w:rPr>
          <w:rFonts w:ascii="David" w:hAnsi="David" w:cs="David" w:hint="cs"/>
          <w:sz w:val="24"/>
          <w:szCs w:val="24"/>
          <w:rtl/>
          <w:lang w:val="en-US"/>
        </w:rPr>
        <w:t>ו</w:t>
      </w:r>
      <w:r w:rsidR="00F6438A">
        <w:rPr>
          <w:rFonts w:ascii="David" w:hAnsi="David" w:cs="David" w:hint="cs"/>
          <w:sz w:val="24"/>
          <w:szCs w:val="24"/>
          <w:rtl/>
          <w:lang w:val="en-US"/>
        </w:rPr>
        <w:t xml:space="preserve">וית. התגלמותה של מסכת חגיגה בדמות אישה מעידה כי רק בזכות אותו חסיד שלמד בה כל חייו, לא </w:t>
      </w:r>
      <w:r w:rsidR="003724C9">
        <w:rPr>
          <w:rFonts w:ascii="David" w:hAnsi="David" w:cs="David" w:hint="cs"/>
          <w:sz w:val="24"/>
          <w:szCs w:val="24"/>
          <w:rtl/>
          <w:lang w:val="en-US"/>
        </w:rPr>
        <w:t>הייתה</w:t>
      </w:r>
      <w:r w:rsidR="00F6438A">
        <w:rPr>
          <w:rFonts w:ascii="David" w:hAnsi="David" w:cs="David" w:hint="cs"/>
          <w:sz w:val="24"/>
          <w:szCs w:val="24"/>
          <w:rtl/>
          <w:lang w:val="en-US"/>
        </w:rPr>
        <w:t xml:space="preserve"> עזובה ושכוחה</w:t>
      </w:r>
      <w:r w:rsidR="003724C9">
        <w:rPr>
          <w:rFonts w:ascii="David" w:hAnsi="David" w:cs="David" w:hint="cs"/>
          <w:sz w:val="24"/>
          <w:szCs w:val="24"/>
          <w:rtl/>
          <w:lang w:val="en-US"/>
        </w:rPr>
        <w:t xml:space="preserve"> [[מדוע אי אפשר היה לספר סיפור מקביל על איש עזוב וגלמוד?]]</w:t>
      </w:r>
      <w:r w:rsidR="00F6438A">
        <w:rPr>
          <w:rFonts w:ascii="David" w:hAnsi="David" w:cs="David" w:hint="cs"/>
          <w:sz w:val="24"/>
          <w:szCs w:val="24"/>
          <w:rtl/>
          <w:lang w:val="en-US"/>
        </w:rPr>
        <w:t xml:space="preserve">. </w:t>
      </w:r>
      <w:r w:rsidR="00EC7FE7">
        <w:rPr>
          <w:rFonts w:ascii="David" w:hAnsi="David" w:cs="David" w:hint="cs"/>
          <w:sz w:val="24"/>
          <w:szCs w:val="24"/>
          <w:rtl/>
          <w:lang w:val="en-US"/>
        </w:rPr>
        <w:t xml:space="preserve">יתרה מזאת, מבקש </w:t>
      </w:r>
      <w:r w:rsidR="00946271">
        <w:rPr>
          <w:rFonts w:ascii="David" w:hAnsi="David" w:cs="David" w:hint="cs"/>
          <w:sz w:val="24"/>
          <w:szCs w:val="24"/>
          <w:rtl/>
          <w:lang w:val="en-US"/>
        </w:rPr>
        <w:t>ה</w:t>
      </w:r>
      <w:r w:rsidR="00EC7FE7">
        <w:rPr>
          <w:rFonts w:ascii="David" w:hAnsi="David" w:cs="David" w:hint="cs"/>
          <w:sz w:val="24"/>
          <w:szCs w:val="24"/>
          <w:rtl/>
          <w:lang w:val="en-US"/>
        </w:rPr>
        <w:t xml:space="preserve">מספר להורות </w:t>
      </w:r>
      <w:r w:rsidRPr="007125D6">
        <w:rPr>
          <w:rFonts w:ascii="David" w:hAnsi="David" w:cs="David"/>
          <w:sz w:val="24"/>
          <w:szCs w:val="24"/>
          <w:rtl/>
          <w:lang w:val="en-US"/>
        </w:rPr>
        <w:t xml:space="preserve">על </w:t>
      </w:r>
      <w:r w:rsidR="00946271">
        <w:rPr>
          <w:rFonts w:ascii="David" w:hAnsi="David" w:cs="David" w:hint="cs"/>
          <w:sz w:val="24"/>
          <w:szCs w:val="24"/>
          <w:rtl/>
          <w:lang w:val="en-US"/>
        </w:rPr>
        <w:t>עוצמת</w:t>
      </w:r>
      <w:r w:rsidRPr="007125D6">
        <w:rPr>
          <w:rFonts w:ascii="David" w:hAnsi="David" w:cs="David"/>
          <w:sz w:val="24"/>
          <w:szCs w:val="24"/>
          <w:rtl/>
          <w:lang w:val="en-US"/>
        </w:rPr>
        <w:t xml:space="preserve"> הלימוד והחזרה שכוחם רב להם עד כדי כך שהלימוד עצמו הופך לדמות אישה והמסכת מתגשמת בדמותה של א</w:t>
      </w:r>
      <w:r w:rsidR="00B3753D">
        <w:rPr>
          <w:rFonts w:ascii="David" w:hAnsi="David" w:cs="David" w:hint="cs"/>
          <w:sz w:val="24"/>
          <w:szCs w:val="24"/>
          <w:rtl/>
          <w:lang w:val="en-US"/>
        </w:rPr>
        <w:t>י</w:t>
      </w:r>
      <w:r w:rsidRPr="007125D6">
        <w:rPr>
          <w:rFonts w:ascii="David" w:hAnsi="David" w:cs="David"/>
          <w:sz w:val="24"/>
          <w:szCs w:val="24"/>
          <w:rtl/>
          <w:lang w:val="en-US"/>
        </w:rPr>
        <w:t xml:space="preserve">שה </w:t>
      </w:r>
      <w:r w:rsidR="00946271">
        <w:rPr>
          <w:rFonts w:ascii="David" w:hAnsi="David" w:cs="David" w:hint="cs"/>
          <w:sz w:val="24"/>
          <w:szCs w:val="24"/>
          <w:rtl/>
          <w:lang w:val="en-US"/>
        </w:rPr>
        <w:t>בשם</w:t>
      </w:r>
      <w:r w:rsidRPr="007125D6">
        <w:rPr>
          <w:rFonts w:ascii="David" w:hAnsi="David" w:cs="David"/>
          <w:sz w:val="24"/>
          <w:szCs w:val="24"/>
          <w:rtl/>
          <w:lang w:val="en-US"/>
        </w:rPr>
        <w:t xml:space="preserve"> 'חגיגה'</w:t>
      </w:r>
      <w:r w:rsidR="00D47FDB">
        <w:rPr>
          <w:rFonts w:ascii="David" w:hAnsi="David" w:cs="David"/>
          <w:sz w:val="24"/>
          <w:szCs w:val="24"/>
          <w:lang w:val="en-US"/>
        </w:rPr>
        <w:t xml:space="preserve"> </w:t>
      </w:r>
      <w:r w:rsidR="00D47FDB">
        <w:rPr>
          <w:rFonts w:ascii="David" w:hAnsi="David" w:cs="David" w:hint="cs"/>
          <w:sz w:val="24"/>
          <w:szCs w:val="24"/>
          <w:rtl/>
          <w:lang w:val="en-US"/>
        </w:rPr>
        <w:t>המתגלה רק כדי לספוד לאותו חסיד</w:t>
      </w:r>
      <w:r w:rsidRPr="007125D6">
        <w:rPr>
          <w:rFonts w:ascii="David" w:hAnsi="David" w:cs="David"/>
          <w:sz w:val="24"/>
          <w:szCs w:val="24"/>
          <w:rtl/>
          <w:lang w:val="en-US"/>
        </w:rPr>
        <w:t xml:space="preserve">. אך </w:t>
      </w:r>
      <w:r w:rsidR="00EC7FE7">
        <w:rPr>
          <w:rFonts w:ascii="David" w:hAnsi="David" w:cs="David" w:hint="cs"/>
          <w:sz w:val="24"/>
          <w:szCs w:val="24"/>
          <w:rtl/>
          <w:lang w:val="en-US"/>
        </w:rPr>
        <w:t xml:space="preserve">מאליה עולה השאלה </w:t>
      </w:r>
      <w:r w:rsidRPr="007125D6">
        <w:rPr>
          <w:rFonts w:ascii="David" w:hAnsi="David" w:cs="David"/>
          <w:sz w:val="24"/>
          <w:szCs w:val="24"/>
          <w:rtl/>
          <w:lang w:val="en-US"/>
        </w:rPr>
        <w:t>מדוע דווקא מסכת חגיגה</w:t>
      </w:r>
      <w:r w:rsidR="00B3753D">
        <w:rPr>
          <w:rFonts w:ascii="David" w:hAnsi="David" w:cs="David" w:hint="cs"/>
          <w:sz w:val="24"/>
          <w:szCs w:val="24"/>
          <w:rtl/>
          <w:lang w:val="en-US"/>
        </w:rPr>
        <w:t xml:space="preserve"> זכתה לכבוד זה</w:t>
      </w:r>
      <w:r w:rsidRPr="007125D6">
        <w:rPr>
          <w:rFonts w:ascii="David" w:hAnsi="David" w:cs="David"/>
          <w:sz w:val="24"/>
          <w:szCs w:val="24"/>
          <w:rtl/>
          <w:lang w:val="en-US"/>
        </w:rPr>
        <w:t>?</w:t>
      </w:r>
      <w:r w:rsidRPr="007125D6">
        <w:rPr>
          <w:rFonts w:ascii="David" w:hAnsi="David" w:cs="David"/>
          <w:sz w:val="24"/>
          <w:szCs w:val="24"/>
          <w:lang w:val="en-US"/>
        </w:rPr>
        <w:t xml:space="preserve"> </w:t>
      </w:r>
      <w:r w:rsidR="005C497B">
        <w:rPr>
          <w:rFonts w:ascii="David" w:hAnsi="David" w:cs="David" w:hint="cs"/>
          <w:sz w:val="24"/>
          <w:szCs w:val="24"/>
          <w:rtl/>
          <w:lang w:val="en-US"/>
        </w:rPr>
        <w:t xml:space="preserve"> [[כלומר את טוענת שאם זו הייתה מסכת אחרת אולי לא היה מקום לסיפור הזה?]] </w:t>
      </w:r>
      <w:r w:rsidR="00946271">
        <w:rPr>
          <w:rFonts w:ascii="David" w:hAnsi="David" w:cs="David" w:hint="cs"/>
          <w:sz w:val="24"/>
          <w:szCs w:val="24"/>
          <w:rtl/>
          <w:lang w:val="en-US"/>
        </w:rPr>
        <w:t>ב</w:t>
      </w:r>
      <w:r w:rsidR="00D47FDB">
        <w:rPr>
          <w:rFonts w:ascii="David" w:hAnsi="David" w:cs="David" w:hint="cs"/>
          <w:sz w:val="24"/>
          <w:szCs w:val="24"/>
          <w:rtl/>
          <w:lang w:val="en-US"/>
        </w:rPr>
        <w:t>דברים שלהלן</w:t>
      </w:r>
      <w:r w:rsidR="00946271">
        <w:rPr>
          <w:rFonts w:ascii="David" w:hAnsi="David" w:cs="David" w:hint="cs"/>
          <w:sz w:val="24"/>
          <w:szCs w:val="24"/>
          <w:rtl/>
          <w:lang w:val="en-US"/>
        </w:rPr>
        <w:t xml:space="preserve"> אציע כי סיפור זה </w:t>
      </w:r>
      <w:r w:rsidR="00D47FDB">
        <w:rPr>
          <w:rFonts w:ascii="David" w:hAnsi="David" w:cs="David" w:hint="cs"/>
          <w:sz w:val="24"/>
          <w:szCs w:val="24"/>
          <w:rtl/>
          <w:lang w:val="en-US"/>
        </w:rPr>
        <w:t>משקף</w:t>
      </w:r>
      <w:r w:rsidR="00946271">
        <w:rPr>
          <w:rFonts w:ascii="David" w:hAnsi="David" w:cs="David" w:hint="cs"/>
          <w:sz w:val="24"/>
          <w:szCs w:val="24"/>
          <w:rtl/>
          <w:lang w:val="en-US"/>
        </w:rPr>
        <w:t xml:space="preserve"> באופן </w:t>
      </w:r>
      <w:r w:rsidR="00D47FDB">
        <w:rPr>
          <w:rFonts w:ascii="David" w:hAnsi="David" w:cs="David" w:hint="cs"/>
          <w:sz w:val="24"/>
          <w:szCs w:val="24"/>
          <w:rtl/>
          <w:lang w:val="en-US"/>
        </w:rPr>
        <w:t>חד ו</w:t>
      </w:r>
      <w:r w:rsidR="00946271">
        <w:rPr>
          <w:rFonts w:ascii="David" w:hAnsi="David" w:cs="David" w:hint="cs"/>
          <w:sz w:val="24"/>
          <w:szCs w:val="24"/>
          <w:rtl/>
          <w:lang w:val="en-US"/>
        </w:rPr>
        <w:t xml:space="preserve">מפתיע </w:t>
      </w:r>
      <w:r w:rsidR="00D47FDB">
        <w:rPr>
          <w:rFonts w:ascii="David" w:hAnsi="David" w:cs="David" w:hint="cs"/>
          <w:sz w:val="24"/>
          <w:szCs w:val="24"/>
          <w:rtl/>
          <w:lang w:val="en-US"/>
        </w:rPr>
        <w:t>רעיונות מרכזיים</w:t>
      </w:r>
      <w:r w:rsidR="00946271">
        <w:rPr>
          <w:rFonts w:ascii="David" w:hAnsi="David" w:cs="David" w:hint="cs"/>
          <w:sz w:val="24"/>
          <w:szCs w:val="24"/>
          <w:rtl/>
          <w:lang w:val="en-US"/>
        </w:rPr>
        <w:t xml:space="preserve"> של המסכת, ה</w:t>
      </w:r>
      <w:r w:rsidR="00D47FDB">
        <w:rPr>
          <w:rFonts w:ascii="David" w:hAnsi="David" w:cs="David" w:hint="cs"/>
          <w:sz w:val="24"/>
          <w:szCs w:val="24"/>
          <w:rtl/>
          <w:lang w:val="en-US"/>
        </w:rPr>
        <w:t>קשורים</w:t>
      </w:r>
      <w:r w:rsidR="00946271">
        <w:rPr>
          <w:rFonts w:ascii="David" w:hAnsi="David" w:cs="David" w:hint="cs"/>
          <w:sz w:val="24"/>
          <w:szCs w:val="24"/>
          <w:rtl/>
          <w:lang w:val="en-US"/>
        </w:rPr>
        <w:t xml:space="preserve"> בהתגלות ובכוחה המיוחד של התורה. </w:t>
      </w:r>
    </w:p>
    <w:p w14:paraId="702399BF" w14:textId="7E700952" w:rsidR="003724C9" w:rsidRDefault="008F4549" w:rsidP="009C323A">
      <w:pPr>
        <w:bidi/>
        <w:ind w:firstLine="720"/>
        <w:jc w:val="both"/>
        <w:rPr>
          <w:rFonts w:ascii="David" w:hAnsi="David" w:cs="David"/>
          <w:sz w:val="24"/>
          <w:szCs w:val="24"/>
          <w:rtl/>
        </w:rPr>
      </w:pPr>
      <w:r w:rsidRPr="007125D6">
        <w:rPr>
          <w:rFonts w:ascii="David" w:hAnsi="David" w:cs="David"/>
          <w:sz w:val="24"/>
          <w:szCs w:val="24"/>
          <w:rtl/>
          <w:lang w:val="en-US"/>
        </w:rPr>
        <w:t>מסכת חגיגה עוסקת בהלכות הקשורות למצוות על</w:t>
      </w:r>
      <w:r w:rsidR="003724C9">
        <w:rPr>
          <w:rFonts w:ascii="David" w:hAnsi="David" w:cs="David" w:hint="cs"/>
          <w:sz w:val="24"/>
          <w:szCs w:val="24"/>
          <w:rtl/>
          <w:lang w:val="en-US"/>
        </w:rPr>
        <w:t>י</w:t>
      </w:r>
      <w:r w:rsidRPr="007125D6">
        <w:rPr>
          <w:rFonts w:ascii="David" w:hAnsi="David" w:cs="David"/>
          <w:sz w:val="24"/>
          <w:szCs w:val="24"/>
          <w:rtl/>
          <w:lang w:val="en-US"/>
        </w:rPr>
        <w:t xml:space="preserve">יה לרגל. </w:t>
      </w:r>
      <w:r w:rsidR="00C76123">
        <w:rPr>
          <w:rFonts w:ascii="David" w:hAnsi="David" w:cs="David" w:hint="cs"/>
          <w:sz w:val="24"/>
          <w:szCs w:val="24"/>
          <w:rtl/>
          <w:lang w:val="en-US"/>
        </w:rPr>
        <w:t>המחצית הראשונה של המסכת עוסקת בחובות העלי</w:t>
      </w:r>
      <w:r w:rsidR="003724C9">
        <w:rPr>
          <w:rFonts w:ascii="David" w:hAnsi="David" w:cs="David" w:hint="cs"/>
          <w:sz w:val="24"/>
          <w:szCs w:val="24"/>
          <w:rtl/>
          <w:lang w:val="en-US"/>
        </w:rPr>
        <w:t>י</w:t>
      </w:r>
      <w:r w:rsidR="00C76123">
        <w:rPr>
          <w:rFonts w:ascii="David" w:hAnsi="David" w:cs="David" w:hint="cs"/>
          <w:sz w:val="24"/>
          <w:szCs w:val="24"/>
          <w:rtl/>
          <w:lang w:val="en-US"/>
        </w:rPr>
        <w:t>ה לרגל ובק</w:t>
      </w:r>
      <w:r w:rsidR="003724C9">
        <w:rPr>
          <w:rFonts w:ascii="David" w:hAnsi="David" w:cs="David" w:hint="cs"/>
          <w:sz w:val="24"/>
          <w:szCs w:val="24"/>
          <w:rtl/>
          <w:lang w:val="en-US"/>
        </w:rPr>
        <w:t>ו</w:t>
      </w:r>
      <w:r w:rsidR="00C76123">
        <w:rPr>
          <w:rFonts w:ascii="David" w:hAnsi="David" w:cs="David" w:hint="cs"/>
          <w:sz w:val="24"/>
          <w:szCs w:val="24"/>
          <w:rtl/>
          <w:lang w:val="en-US"/>
        </w:rPr>
        <w:t xml:space="preserve">רבנות החג, </w:t>
      </w:r>
      <w:r w:rsidR="00EA6279">
        <w:rPr>
          <w:rFonts w:ascii="David" w:hAnsi="David" w:cs="David" w:hint="cs"/>
          <w:sz w:val="24"/>
          <w:szCs w:val="24"/>
          <w:rtl/>
          <w:lang w:val="en-US"/>
        </w:rPr>
        <w:t>ואילו המחצית השני</w:t>
      </w:r>
      <w:r w:rsidR="003724C9">
        <w:rPr>
          <w:rFonts w:ascii="David" w:hAnsi="David" w:cs="David" w:hint="cs"/>
          <w:sz w:val="24"/>
          <w:szCs w:val="24"/>
          <w:rtl/>
          <w:lang w:val="en-US"/>
        </w:rPr>
        <w:t>י</w:t>
      </w:r>
      <w:r w:rsidR="00EA6279">
        <w:rPr>
          <w:rFonts w:ascii="David" w:hAnsi="David" w:cs="David" w:hint="cs"/>
          <w:sz w:val="24"/>
          <w:szCs w:val="24"/>
          <w:rtl/>
          <w:lang w:val="en-US"/>
        </w:rPr>
        <w:t xml:space="preserve">ה עוסקת </w:t>
      </w:r>
      <w:r w:rsidR="009C323A">
        <w:rPr>
          <w:rFonts w:ascii="David" w:hAnsi="David" w:cs="David" w:hint="cs"/>
          <w:sz w:val="24"/>
          <w:szCs w:val="24"/>
          <w:rtl/>
          <w:lang w:val="en-US"/>
        </w:rPr>
        <w:t xml:space="preserve">בהבדלים בדיני הטהרה של חולין, תרומה </w:t>
      </w:r>
      <w:r w:rsidR="003724C9">
        <w:rPr>
          <w:rFonts w:ascii="David" w:hAnsi="David" w:cs="David" w:hint="cs"/>
          <w:sz w:val="24"/>
          <w:szCs w:val="24"/>
          <w:rtl/>
          <w:lang w:val="en-US"/>
        </w:rPr>
        <w:t>וקודשים</w:t>
      </w:r>
      <w:r w:rsidR="009C323A">
        <w:rPr>
          <w:rFonts w:ascii="David" w:hAnsi="David" w:cs="David" w:hint="cs"/>
          <w:sz w:val="24"/>
          <w:szCs w:val="24"/>
          <w:rtl/>
          <w:lang w:val="en-US"/>
        </w:rPr>
        <w:t xml:space="preserve">, שהיו רלוונטיים </w:t>
      </w:r>
      <w:proofErr w:type="spellStart"/>
      <w:r w:rsidR="009C323A">
        <w:rPr>
          <w:rFonts w:ascii="David" w:hAnsi="David" w:cs="David" w:hint="cs"/>
          <w:sz w:val="24"/>
          <w:szCs w:val="24"/>
          <w:rtl/>
          <w:lang w:val="en-US"/>
        </w:rPr>
        <w:t>ל</w:t>
      </w:r>
      <w:r w:rsidR="009C323A" w:rsidRPr="007125D6">
        <w:rPr>
          <w:rFonts w:ascii="David" w:hAnsi="David" w:cs="David"/>
          <w:sz w:val="24"/>
          <w:szCs w:val="24"/>
          <w:rtl/>
        </w:rPr>
        <w:t>טהרת</w:t>
      </w:r>
      <w:proofErr w:type="spellEnd"/>
      <w:r w:rsidR="009C323A" w:rsidRPr="007125D6">
        <w:rPr>
          <w:rFonts w:ascii="David" w:hAnsi="David" w:cs="David"/>
          <w:sz w:val="24"/>
          <w:szCs w:val="24"/>
          <w:rtl/>
        </w:rPr>
        <w:t xml:space="preserve"> הקודשים בירושלים, ובפרט בימי שלושת הרגלים.</w:t>
      </w:r>
      <w:r w:rsidR="009C323A">
        <w:rPr>
          <w:rFonts w:ascii="David" w:hAnsi="David" w:cs="David" w:hint="cs"/>
          <w:sz w:val="24"/>
          <w:szCs w:val="24"/>
          <w:rtl/>
        </w:rPr>
        <w:t xml:space="preserve"> </w:t>
      </w:r>
    </w:p>
    <w:p w14:paraId="0C105444" w14:textId="683C660B" w:rsidR="008F4549" w:rsidRPr="009C323A" w:rsidRDefault="008F4549" w:rsidP="003724C9">
      <w:pPr>
        <w:bidi/>
        <w:ind w:firstLine="720"/>
        <w:jc w:val="both"/>
        <w:rPr>
          <w:rFonts w:ascii="David" w:hAnsi="David" w:cs="David"/>
          <w:sz w:val="24"/>
          <w:szCs w:val="24"/>
          <w:rtl/>
        </w:rPr>
      </w:pPr>
      <w:r w:rsidRPr="007125D6">
        <w:rPr>
          <w:rFonts w:ascii="David" w:hAnsi="David" w:cs="David"/>
          <w:sz w:val="24"/>
          <w:szCs w:val="24"/>
          <w:rtl/>
          <w:lang w:val="en-US"/>
        </w:rPr>
        <w:t>מצו</w:t>
      </w:r>
      <w:r w:rsidR="009C323A">
        <w:rPr>
          <w:rFonts w:ascii="David" w:hAnsi="David" w:cs="David" w:hint="cs"/>
          <w:sz w:val="24"/>
          <w:szCs w:val="24"/>
          <w:rtl/>
          <w:lang w:val="en-US"/>
        </w:rPr>
        <w:t>ת עלי</w:t>
      </w:r>
      <w:r w:rsidR="003724C9">
        <w:rPr>
          <w:rFonts w:ascii="David" w:hAnsi="David" w:cs="David" w:hint="cs"/>
          <w:sz w:val="24"/>
          <w:szCs w:val="24"/>
          <w:rtl/>
          <w:lang w:val="en-US"/>
        </w:rPr>
        <w:t>י</w:t>
      </w:r>
      <w:r w:rsidR="009C323A">
        <w:rPr>
          <w:rFonts w:ascii="David" w:hAnsi="David" w:cs="David" w:hint="cs"/>
          <w:sz w:val="24"/>
          <w:szCs w:val="24"/>
          <w:rtl/>
          <w:lang w:val="en-US"/>
        </w:rPr>
        <w:t>ה לרגל</w:t>
      </w:r>
      <w:r w:rsidRPr="007125D6">
        <w:rPr>
          <w:rFonts w:ascii="David" w:hAnsi="David" w:cs="David"/>
          <w:sz w:val="24"/>
          <w:szCs w:val="24"/>
          <w:rtl/>
          <w:lang w:val="en-US"/>
        </w:rPr>
        <w:t xml:space="preserve"> נזכרת בתורה שלוש פעמים, ובכל פעם בניסוח דומה מאוד: </w:t>
      </w:r>
    </w:p>
    <w:p w14:paraId="697D66C1" w14:textId="446D1E59" w:rsidR="008F4549" w:rsidRPr="005C497B" w:rsidRDefault="008F4549" w:rsidP="00065A5D">
      <w:pPr>
        <w:bidi/>
        <w:ind w:left="360"/>
        <w:jc w:val="both"/>
        <w:rPr>
          <w:rFonts w:ascii="David" w:hAnsi="David" w:cs="David"/>
          <w:sz w:val="24"/>
          <w:szCs w:val="24"/>
          <w:rtl/>
          <w:lang w:val="en-US"/>
          <w:rPrChange w:id="7" w:author="Yotam Fromm" w:date="2025-08-27T22:33:00Z" w16du:dateUtc="2025-08-27T19:33:00Z">
            <w:rPr>
              <w:rFonts w:ascii="David" w:hAnsi="David" w:cs="David"/>
              <w:color w:val="202122"/>
              <w:sz w:val="24"/>
              <w:szCs w:val="24"/>
              <w:shd w:val="clear" w:color="auto" w:fill="FFFFFF"/>
              <w:rtl/>
            </w:rPr>
          </w:rPrChange>
        </w:rPr>
      </w:pPr>
      <w:r w:rsidRPr="005C497B">
        <w:rPr>
          <w:rFonts w:ascii="David" w:hAnsi="David" w:cs="David"/>
          <w:sz w:val="24"/>
          <w:szCs w:val="24"/>
          <w:rtl/>
          <w:lang w:val="en-US"/>
          <w:rPrChange w:id="8" w:author="Yotam Fromm" w:date="2025-08-27T22:33:00Z" w16du:dateUtc="2025-08-27T19:33:00Z">
            <w:rPr>
              <w:rFonts w:ascii="David" w:hAnsi="David" w:cs="David"/>
              <w:color w:val="202122"/>
              <w:sz w:val="24"/>
              <w:szCs w:val="24"/>
              <w:shd w:val="clear" w:color="auto" w:fill="FFFFFF"/>
              <w:rtl/>
            </w:rPr>
          </w:rPrChange>
        </w:rPr>
        <w:t xml:space="preserve">שָׁלֹשׁ פְּעָמִים בַּשָּׁנָה יֵרָאֶה כָּל </w:t>
      </w:r>
      <w:proofErr w:type="spellStart"/>
      <w:r w:rsidRPr="005C497B">
        <w:rPr>
          <w:rFonts w:ascii="David" w:hAnsi="David" w:cs="David"/>
          <w:sz w:val="24"/>
          <w:szCs w:val="24"/>
          <w:rtl/>
          <w:lang w:val="en-US"/>
          <w:rPrChange w:id="9" w:author="Yotam Fromm" w:date="2025-08-27T22:33:00Z" w16du:dateUtc="2025-08-27T19:33:00Z">
            <w:rPr>
              <w:rFonts w:ascii="David" w:hAnsi="David" w:cs="David"/>
              <w:color w:val="202122"/>
              <w:sz w:val="24"/>
              <w:szCs w:val="24"/>
              <w:shd w:val="clear" w:color="auto" w:fill="FFFFFF"/>
              <w:rtl/>
            </w:rPr>
          </w:rPrChange>
        </w:rPr>
        <w:t>זְכוּרְך</w:t>
      </w:r>
      <w:proofErr w:type="spellEnd"/>
      <w:r w:rsidRPr="005C497B">
        <w:rPr>
          <w:rFonts w:ascii="David" w:hAnsi="David" w:cs="David"/>
          <w:sz w:val="24"/>
          <w:szCs w:val="24"/>
          <w:rtl/>
          <w:lang w:val="en-US"/>
          <w:rPrChange w:id="10" w:author="Yotam Fromm" w:date="2025-08-27T22:33:00Z" w16du:dateUtc="2025-08-27T19:33:00Z">
            <w:rPr>
              <w:rFonts w:ascii="David" w:hAnsi="David" w:cs="David"/>
              <w:color w:val="202122"/>
              <w:sz w:val="24"/>
              <w:szCs w:val="24"/>
              <w:shd w:val="clear" w:color="auto" w:fill="FFFFFF"/>
              <w:rtl/>
            </w:rPr>
          </w:rPrChange>
        </w:rPr>
        <w:t>ָ אֶל פְּנֵי הָאָדֹן ה'</w:t>
      </w:r>
      <w:r w:rsidR="00801A12" w:rsidRPr="005C497B">
        <w:rPr>
          <w:rFonts w:ascii="David" w:hAnsi="David" w:cs="David" w:hint="cs"/>
          <w:sz w:val="24"/>
          <w:szCs w:val="24"/>
          <w:rtl/>
          <w:lang w:val="en-US"/>
          <w:rPrChange w:id="11" w:author="Yotam Fromm" w:date="2025-08-27T22:33:00Z" w16du:dateUtc="2025-08-27T19:33:00Z">
            <w:rPr>
              <w:rFonts w:ascii="David" w:hAnsi="David" w:cs="David" w:hint="cs"/>
              <w:color w:val="202122"/>
              <w:sz w:val="24"/>
              <w:szCs w:val="24"/>
              <w:shd w:val="clear" w:color="auto" w:fill="FFFFFF"/>
              <w:rtl/>
            </w:rPr>
          </w:rPrChange>
        </w:rPr>
        <w:t xml:space="preserve"> (שמות </w:t>
      </w:r>
      <w:proofErr w:type="spellStart"/>
      <w:r w:rsidR="00801A12" w:rsidRPr="005C497B">
        <w:rPr>
          <w:rFonts w:ascii="David" w:hAnsi="David" w:cs="David" w:hint="cs"/>
          <w:sz w:val="24"/>
          <w:szCs w:val="24"/>
          <w:rtl/>
          <w:lang w:val="en-US"/>
          <w:rPrChange w:id="12" w:author="Yotam Fromm" w:date="2025-08-27T22:33:00Z" w16du:dateUtc="2025-08-27T19:33:00Z">
            <w:rPr>
              <w:rFonts w:ascii="David" w:hAnsi="David" w:cs="David" w:hint="cs"/>
              <w:color w:val="202122"/>
              <w:sz w:val="24"/>
              <w:szCs w:val="24"/>
              <w:shd w:val="clear" w:color="auto" w:fill="FFFFFF"/>
              <w:rtl/>
            </w:rPr>
          </w:rPrChange>
        </w:rPr>
        <w:t>כג</w:t>
      </w:r>
      <w:proofErr w:type="spellEnd"/>
      <w:r w:rsidR="00801A12" w:rsidRPr="005C497B">
        <w:rPr>
          <w:rFonts w:ascii="David" w:hAnsi="David" w:cs="David" w:hint="cs"/>
          <w:sz w:val="24"/>
          <w:szCs w:val="24"/>
          <w:rtl/>
          <w:lang w:val="en-US"/>
          <w:rPrChange w:id="13" w:author="Yotam Fromm" w:date="2025-08-27T22:33:00Z" w16du:dateUtc="2025-08-27T19:33:00Z">
            <w:rPr>
              <w:rFonts w:ascii="David" w:hAnsi="David" w:cs="David" w:hint="cs"/>
              <w:color w:val="202122"/>
              <w:sz w:val="24"/>
              <w:szCs w:val="24"/>
              <w:shd w:val="clear" w:color="auto" w:fill="FFFFFF"/>
              <w:rtl/>
            </w:rPr>
          </w:rPrChange>
        </w:rPr>
        <w:t xml:space="preserve">, </w:t>
      </w:r>
      <w:proofErr w:type="spellStart"/>
      <w:r w:rsidR="00801A12" w:rsidRPr="005C497B">
        <w:rPr>
          <w:rFonts w:ascii="David" w:hAnsi="David" w:cs="David" w:hint="cs"/>
          <w:sz w:val="24"/>
          <w:szCs w:val="24"/>
          <w:rtl/>
          <w:lang w:val="en-US"/>
          <w:rPrChange w:id="14" w:author="Yotam Fromm" w:date="2025-08-27T22:33:00Z" w16du:dateUtc="2025-08-27T19:33:00Z">
            <w:rPr>
              <w:rFonts w:ascii="David" w:hAnsi="David" w:cs="David" w:hint="cs"/>
              <w:color w:val="202122"/>
              <w:sz w:val="24"/>
              <w:szCs w:val="24"/>
              <w:shd w:val="clear" w:color="auto" w:fill="FFFFFF"/>
              <w:rtl/>
            </w:rPr>
          </w:rPrChange>
        </w:rPr>
        <w:t>יז</w:t>
      </w:r>
      <w:proofErr w:type="spellEnd"/>
      <w:r w:rsidR="00801A12" w:rsidRPr="005C497B">
        <w:rPr>
          <w:rFonts w:ascii="David" w:hAnsi="David" w:cs="David" w:hint="cs"/>
          <w:sz w:val="24"/>
          <w:szCs w:val="24"/>
          <w:rtl/>
          <w:lang w:val="en-US"/>
          <w:rPrChange w:id="15" w:author="Yotam Fromm" w:date="2025-08-27T22:33:00Z" w16du:dateUtc="2025-08-27T19:33:00Z">
            <w:rPr>
              <w:rFonts w:ascii="David" w:hAnsi="David" w:cs="David" w:hint="cs"/>
              <w:color w:val="202122"/>
              <w:sz w:val="24"/>
              <w:szCs w:val="24"/>
              <w:shd w:val="clear" w:color="auto" w:fill="FFFFFF"/>
              <w:rtl/>
            </w:rPr>
          </w:rPrChange>
        </w:rPr>
        <w:t>).</w:t>
      </w:r>
    </w:p>
    <w:p w14:paraId="0ADBE0D8" w14:textId="293211E7" w:rsidR="008F4549" w:rsidRPr="005C497B" w:rsidRDefault="008F4549" w:rsidP="00065A5D">
      <w:pPr>
        <w:bidi/>
        <w:ind w:left="360"/>
        <w:jc w:val="both"/>
        <w:rPr>
          <w:rFonts w:ascii="David" w:hAnsi="David" w:cs="David"/>
          <w:sz w:val="24"/>
          <w:szCs w:val="24"/>
          <w:rtl/>
          <w:lang w:val="en-US"/>
          <w:rPrChange w:id="16" w:author="Yotam Fromm" w:date="2025-08-27T22:33:00Z" w16du:dateUtc="2025-08-27T19:33:00Z">
            <w:rPr>
              <w:rFonts w:ascii="David" w:hAnsi="David" w:cs="David"/>
              <w:color w:val="202122"/>
              <w:sz w:val="24"/>
              <w:szCs w:val="24"/>
              <w:shd w:val="clear" w:color="auto" w:fill="FFFFFF"/>
              <w:rtl/>
            </w:rPr>
          </w:rPrChange>
        </w:rPr>
      </w:pPr>
      <w:r w:rsidRPr="005C497B">
        <w:rPr>
          <w:rFonts w:ascii="David" w:hAnsi="David" w:cs="David"/>
          <w:sz w:val="24"/>
          <w:szCs w:val="24"/>
          <w:rtl/>
          <w:lang w:val="en-US"/>
          <w:rPrChange w:id="17" w:author="Yotam Fromm" w:date="2025-08-27T22:33:00Z" w16du:dateUtc="2025-08-27T19:33:00Z">
            <w:rPr>
              <w:rFonts w:ascii="David" w:hAnsi="David" w:cs="David"/>
              <w:color w:val="202122"/>
              <w:sz w:val="24"/>
              <w:szCs w:val="24"/>
              <w:shd w:val="clear" w:color="auto" w:fill="FFFFFF"/>
              <w:rtl/>
            </w:rPr>
          </w:rPrChange>
        </w:rPr>
        <w:t xml:space="preserve">שָׁלֹשׁ פְּעָמִים בַּשָּׁנָה יֵרָאֶה כָּל </w:t>
      </w:r>
      <w:proofErr w:type="spellStart"/>
      <w:r w:rsidRPr="005C497B">
        <w:rPr>
          <w:rFonts w:ascii="David" w:hAnsi="David" w:cs="David"/>
          <w:sz w:val="24"/>
          <w:szCs w:val="24"/>
          <w:rtl/>
          <w:lang w:val="en-US"/>
          <w:rPrChange w:id="18" w:author="Yotam Fromm" w:date="2025-08-27T22:33:00Z" w16du:dateUtc="2025-08-27T19:33:00Z">
            <w:rPr>
              <w:rFonts w:ascii="David" w:hAnsi="David" w:cs="David"/>
              <w:color w:val="202122"/>
              <w:sz w:val="24"/>
              <w:szCs w:val="24"/>
              <w:shd w:val="clear" w:color="auto" w:fill="FFFFFF"/>
              <w:rtl/>
            </w:rPr>
          </w:rPrChange>
        </w:rPr>
        <w:t>זְכוּרְך</w:t>
      </w:r>
      <w:proofErr w:type="spellEnd"/>
      <w:r w:rsidRPr="005C497B">
        <w:rPr>
          <w:rFonts w:ascii="David" w:hAnsi="David" w:cs="David"/>
          <w:sz w:val="24"/>
          <w:szCs w:val="24"/>
          <w:rtl/>
          <w:lang w:val="en-US"/>
          <w:rPrChange w:id="19" w:author="Yotam Fromm" w:date="2025-08-27T22:33:00Z" w16du:dateUtc="2025-08-27T19:33:00Z">
            <w:rPr>
              <w:rFonts w:ascii="David" w:hAnsi="David" w:cs="David"/>
              <w:color w:val="202122"/>
              <w:sz w:val="24"/>
              <w:szCs w:val="24"/>
              <w:shd w:val="clear" w:color="auto" w:fill="FFFFFF"/>
              <w:rtl/>
            </w:rPr>
          </w:rPrChange>
        </w:rPr>
        <w:t xml:space="preserve">ָ אֶת פְּנֵי הָאָדֹן </w:t>
      </w:r>
      <w:r w:rsidR="00801A12" w:rsidRPr="005C497B">
        <w:rPr>
          <w:rFonts w:ascii="David" w:hAnsi="David" w:cs="David" w:hint="cs"/>
          <w:sz w:val="24"/>
          <w:szCs w:val="24"/>
          <w:rtl/>
          <w:lang w:val="en-US"/>
          <w:rPrChange w:id="20" w:author="Yotam Fromm" w:date="2025-08-27T22:33:00Z" w16du:dateUtc="2025-08-27T19:33:00Z">
            <w:rPr>
              <w:rFonts w:ascii="David" w:hAnsi="David" w:cs="David" w:hint="cs"/>
              <w:color w:val="202122"/>
              <w:sz w:val="24"/>
              <w:szCs w:val="24"/>
              <w:shd w:val="clear" w:color="auto" w:fill="FFFFFF"/>
              <w:rtl/>
            </w:rPr>
          </w:rPrChange>
        </w:rPr>
        <w:t>ה'</w:t>
      </w:r>
      <w:r w:rsidRPr="005C497B">
        <w:rPr>
          <w:rFonts w:ascii="David" w:hAnsi="David" w:cs="David"/>
          <w:sz w:val="24"/>
          <w:szCs w:val="24"/>
          <w:rtl/>
          <w:lang w:val="en-US"/>
          <w:rPrChange w:id="21" w:author="Yotam Fromm" w:date="2025-08-27T22:33:00Z" w16du:dateUtc="2025-08-27T19:33:00Z">
            <w:rPr>
              <w:rFonts w:ascii="David" w:hAnsi="David" w:cs="David"/>
              <w:color w:val="202122"/>
              <w:sz w:val="24"/>
              <w:szCs w:val="24"/>
              <w:shd w:val="clear" w:color="auto" w:fill="FFFFFF"/>
              <w:rtl/>
            </w:rPr>
          </w:rPrChange>
        </w:rPr>
        <w:t xml:space="preserve"> </w:t>
      </w:r>
      <w:proofErr w:type="spellStart"/>
      <w:r w:rsidRPr="005C497B">
        <w:rPr>
          <w:rFonts w:ascii="David" w:hAnsi="David" w:cs="David"/>
          <w:sz w:val="24"/>
          <w:szCs w:val="24"/>
          <w:rtl/>
          <w:lang w:val="en-US"/>
          <w:rPrChange w:id="22" w:author="Yotam Fromm" w:date="2025-08-27T22:33:00Z" w16du:dateUtc="2025-08-27T19:33:00Z">
            <w:rPr>
              <w:rFonts w:ascii="David" w:hAnsi="David" w:cs="David"/>
              <w:color w:val="202122"/>
              <w:sz w:val="24"/>
              <w:szCs w:val="24"/>
              <w:shd w:val="clear" w:color="auto" w:fill="FFFFFF"/>
              <w:rtl/>
            </w:rPr>
          </w:rPrChange>
        </w:rPr>
        <w:t>אֱלֹהֵי</w:t>
      </w:r>
      <w:proofErr w:type="spellEnd"/>
      <w:r w:rsidRPr="005C497B">
        <w:rPr>
          <w:rFonts w:ascii="David" w:hAnsi="David" w:cs="David"/>
          <w:sz w:val="24"/>
          <w:szCs w:val="24"/>
          <w:rtl/>
          <w:lang w:val="en-US"/>
          <w:rPrChange w:id="23" w:author="Yotam Fromm" w:date="2025-08-27T22:33:00Z" w16du:dateUtc="2025-08-27T19:33:00Z">
            <w:rPr>
              <w:rFonts w:ascii="David" w:hAnsi="David" w:cs="David"/>
              <w:color w:val="202122"/>
              <w:sz w:val="24"/>
              <w:szCs w:val="24"/>
              <w:shd w:val="clear" w:color="auto" w:fill="FFFFFF"/>
              <w:rtl/>
            </w:rPr>
          </w:rPrChange>
        </w:rPr>
        <w:t xml:space="preserve"> יִשְׂרָאֵל</w:t>
      </w:r>
      <w:r w:rsidR="00801A12" w:rsidRPr="005C497B">
        <w:rPr>
          <w:rFonts w:ascii="David" w:hAnsi="David" w:cs="David" w:hint="cs"/>
          <w:sz w:val="24"/>
          <w:szCs w:val="24"/>
          <w:rtl/>
          <w:lang w:val="en-US"/>
          <w:rPrChange w:id="24" w:author="Yotam Fromm" w:date="2025-08-27T22:33:00Z" w16du:dateUtc="2025-08-27T19:33:00Z">
            <w:rPr>
              <w:rFonts w:ascii="David" w:hAnsi="David" w:cs="David" w:hint="cs"/>
              <w:color w:val="202122"/>
              <w:sz w:val="24"/>
              <w:szCs w:val="24"/>
              <w:shd w:val="clear" w:color="auto" w:fill="FFFFFF"/>
              <w:rtl/>
            </w:rPr>
          </w:rPrChange>
        </w:rPr>
        <w:t xml:space="preserve"> (שמות לד, </w:t>
      </w:r>
      <w:proofErr w:type="spellStart"/>
      <w:r w:rsidR="00801A12" w:rsidRPr="005C497B">
        <w:rPr>
          <w:rFonts w:ascii="David" w:hAnsi="David" w:cs="David" w:hint="cs"/>
          <w:sz w:val="24"/>
          <w:szCs w:val="24"/>
          <w:rtl/>
          <w:lang w:val="en-US"/>
          <w:rPrChange w:id="25" w:author="Yotam Fromm" w:date="2025-08-27T22:33:00Z" w16du:dateUtc="2025-08-27T19:33:00Z">
            <w:rPr>
              <w:rFonts w:ascii="David" w:hAnsi="David" w:cs="David" w:hint="cs"/>
              <w:color w:val="202122"/>
              <w:sz w:val="24"/>
              <w:szCs w:val="24"/>
              <w:shd w:val="clear" w:color="auto" w:fill="FFFFFF"/>
              <w:rtl/>
            </w:rPr>
          </w:rPrChange>
        </w:rPr>
        <w:t>כג</w:t>
      </w:r>
      <w:proofErr w:type="spellEnd"/>
      <w:r w:rsidR="00801A12" w:rsidRPr="005C497B">
        <w:rPr>
          <w:rFonts w:ascii="David" w:hAnsi="David" w:cs="David" w:hint="cs"/>
          <w:sz w:val="24"/>
          <w:szCs w:val="24"/>
          <w:rtl/>
          <w:lang w:val="en-US"/>
          <w:rPrChange w:id="26" w:author="Yotam Fromm" w:date="2025-08-27T22:33:00Z" w16du:dateUtc="2025-08-27T19:33:00Z">
            <w:rPr>
              <w:rFonts w:ascii="David" w:hAnsi="David" w:cs="David" w:hint="cs"/>
              <w:color w:val="202122"/>
              <w:sz w:val="24"/>
              <w:szCs w:val="24"/>
              <w:shd w:val="clear" w:color="auto" w:fill="FFFFFF"/>
              <w:rtl/>
            </w:rPr>
          </w:rPrChange>
        </w:rPr>
        <w:t>).</w:t>
      </w:r>
    </w:p>
    <w:p w14:paraId="304D7312" w14:textId="414B898A" w:rsidR="008F4549" w:rsidRPr="005C497B" w:rsidRDefault="008F4549" w:rsidP="00065A5D">
      <w:pPr>
        <w:bidi/>
        <w:ind w:left="360"/>
        <w:jc w:val="both"/>
        <w:rPr>
          <w:lang w:val="en-US"/>
          <w:rPrChange w:id="27" w:author="Yotam Fromm" w:date="2025-08-27T22:33:00Z" w16du:dateUtc="2025-08-27T19:33:00Z">
            <w:rPr>
              <w:rStyle w:val="en"/>
              <w:rFonts w:ascii="David" w:eastAsia="Times New Roman" w:hAnsi="David" w:cs="David"/>
              <w:sz w:val="24"/>
              <w:szCs w:val="24"/>
            </w:rPr>
          </w:rPrChange>
        </w:rPr>
      </w:pPr>
      <w:r w:rsidRPr="005C497B">
        <w:rPr>
          <w:rFonts w:ascii="David" w:hAnsi="David" w:cs="David"/>
          <w:sz w:val="24"/>
          <w:szCs w:val="24"/>
          <w:rtl/>
          <w:lang w:val="en-US"/>
          <w:rPrChange w:id="28" w:author="Yotam Fromm" w:date="2025-08-27T22:33:00Z" w16du:dateUtc="2025-08-27T19:33:00Z">
            <w:rPr>
              <w:rFonts w:ascii="David" w:hAnsi="David" w:cs="David"/>
              <w:color w:val="202122"/>
              <w:sz w:val="24"/>
              <w:szCs w:val="24"/>
              <w:shd w:val="clear" w:color="auto" w:fill="FFFFFF"/>
              <w:rtl/>
            </w:rPr>
          </w:rPrChange>
        </w:rPr>
        <w:t xml:space="preserve">שָׁלוֹשׁ פְּעָמִים בַּשָּׁנָה יֵרָאֶה כָל </w:t>
      </w:r>
      <w:proofErr w:type="spellStart"/>
      <w:r w:rsidRPr="005C497B">
        <w:rPr>
          <w:rFonts w:ascii="David" w:hAnsi="David" w:cs="David"/>
          <w:sz w:val="24"/>
          <w:szCs w:val="24"/>
          <w:rtl/>
          <w:lang w:val="en-US"/>
          <w:rPrChange w:id="29" w:author="Yotam Fromm" w:date="2025-08-27T22:33:00Z" w16du:dateUtc="2025-08-27T19:33:00Z">
            <w:rPr>
              <w:rFonts w:ascii="David" w:hAnsi="David" w:cs="David"/>
              <w:color w:val="202122"/>
              <w:sz w:val="24"/>
              <w:szCs w:val="24"/>
              <w:shd w:val="clear" w:color="auto" w:fill="FFFFFF"/>
              <w:rtl/>
            </w:rPr>
          </w:rPrChange>
        </w:rPr>
        <w:t>זְכוּרְך</w:t>
      </w:r>
      <w:proofErr w:type="spellEnd"/>
      <w:r w:rsidRPr="005C497B">
        <w:rPr>
          <w:rFonts w:ascii="David" w:hAnsi="David" w:cs="David"/>
          <w:sz w:val="24"/>
          <w:szCs w:val="24"/>
          <w:rtl/>
          <w:lang w:val="en-US"/>
          <w:rPrChange w:id="30" w:author="Yotam Fromm" w:date="2025-08-27T22:33:00Z" w16du:dateUtc="2025-08-27T19:33:00Z">
            <w:rPr>
              <w:rFonts w:ascii="David" w:hAnsi="David" w:cs="David"/>
              <w:color w:val="202122"/>
              <w:sz w:val="24"/>
              <w:szCs w:val="24"/>
              <w:shd w:val="clear" w:color="auto" w:fill="FFFFFF"/>
              <w:rtl/>
            </w:rPr>
          </w:rPrChange>
        </w:rPr>
        <w:t xml:space="preserve">ָ אֶת פְּנֵי ה' </w:t>
      </w:r>
      <w:proofErr w:type="spellStart"/>
      <w:r w:rsidRPr="005C497B">
        <w:rPr>
          <w:rFonts w:ascii="David" w:hAnsi="David" w:cs="David"/>
          <w:sz w:val="24"/>
          <w:szCs w:val="24"/>
          <w:rtl/>
          <w:lang w:val="en-US"/>
          <w:rPrChange w:id="31" w:author="Yotam Fromm" w:date="2025-08-27T22:33:00Z" w16du:dateUtc="2025-08-27T19:33:00Z">
            <w:rPr>
              <w:rFonts w:ascii="David" w:hAnsi="David" w:cs="David"/>
              <w:color w:val="202122"/>
              <w:sz w:val="24"/>
              <w:szCs w:val="24"/>
              <w:shd w:val="clear" w:color="auto" w:fill="FFFFFF"/>
              <w:rtl/>
            </w:rPr>
          </w:rPrChange>
        </w:rPr>
        <w:t>אֱלֹהֶיך</w:t>
      </w:r>
      <w:proofErr w:type="spellEnd"/>
      <w:r w:rsidRPr="005C497B">
        <w:rPr>
          <w:rFonts w:ascii="David" w:hAnsi="David" w:cs="David"/>
          <w:sz w:val="24"/>
          <w:szCs w:val="24"/>
          <w:rtl/>
          <w:lang w:val="en-US"/>
          <w:rPrChange w:id="32" w:author="Yotam Fromm" w:date="2025-08-27T22:33:00Z" w16du:dateUtc="2025-08-27T19:33:00Z">
            <w:rPr>
              <w:rFonts w:ascii="David" w:hAnsi="David" w:cs="David"/>
              <w:color w:val="202122"/>
              <w:sz w:val="24"/>
              <w:szCs w:val="24"/>
              <w:shd w:val="clear" w:color="auto" w:fill="FFFFFF"/>
              <w:rtl/>
            </w:rPr>
          </w:rPrChange>
        </w:rPr>
        <w:t xml:space="preserve">ָ בַּמָּקוֹם אֲשֶׁר יִבְחָר בְּחַג הַמַּצּוֹת וּבְחַג הַשָּׁבֻעוֹת וּבְחַג הַסֻּכּוֹת וְלֹא יֵרָאֶה אֶת פְּנֵי </w:t>
      </w:r>
      <w:r w:rsidR="00CF114F" w:rsidRPr="005C497B">
        <w:rPr>
          <w:rFonts w:ascii="David" w:hAnsi="David" w:cs="David" w:hint="cs"/>
          <w:sz w:val="24"/>
          <w:szCs w:val="24"/>
          <w:rtl/>
          <w:lang w:val="en-US"/>
          <w:rPrChange w:id="33" w:author="Yotam Fromm" w:date="2025-08-27T22:33:00Z" w16du:dateUtc="2025-08-27T19:33:00Z">
            <w:rPr>
              <w:rFonts w:ascii="David" w:hAnsi="David" w:cs="David" w:hint="cs"/>
              <w:color w:val="202122"/>
              <w:sz w:val="24"/>
              <w:szCs w:val="24"/>
              <w:shd w:val="clear" w:color="auto" w:fill="FFFFFF"/>
              <w:rtl/>
            </w:rPr>
          </w:rPrChange>
        </w:rPr>
        <w:t>ה'</w:t>
      </w:r>
      <w:r w:rsidRPr="005C497B">
        <w:rPr>
          <w:rFonts w:ascii="David" w:hAnsi="David" w:cs="David"/>
          <w:sz w:val="24"/>
          <w:szCs w:val="24"/>
          <w:rtl/>
          <w:lang w:val="en-US"/>
          <w:rPrChange w:id="34" w:author="Yotam Fromm" w:date="2025-08-27T22:33:00Z" w16du:dateUtc="2025-08-27T19:33:00Z">
            <w:rPr>
              <w:rFonts w:ascii="David" w:hAnsi="David" w:cs="David"/>
              <w:color w:val="202122"/>
              <w:sz w:val="24"/>
              <w:szCs w:val="24"/>
              <w:shd w:val="clear" w:color="auto" w:fill="FFFFFF"/>
              <w:rtl/>
            </w:rPr>
          </w:rPrChange>
        </w:rPr>
        <w:t xml:space="preserve"> רֵיקָם</w:t>
      </w:r>
      <w:r w:rsidRPr="005C497B">
        <w:rPr>
          <w:rFonts w:ascii="David" w:hAnsi="David" w:cs="David"/>
          <w:sz w:val="24"/>
          <w:szCs w:val="24"/>
          <w:lang w:val="en-US"/>
          <w:rPrChange w:id="35" w:author="Yotam Fromm" w:date="2025-08-27T22:33:00Z" w16du:dateUtc="2025-08-27T19:33:00Z">
            <w:rPr>
              <w:rFonts w:ascii="David" w:hAnsi="David" w:cs="David"/>
              <w:color w:val="202122"/>
              <w:sz w:val="24"/>
              <w:szCs w:val="24"/>
              <w:shd w:val="clear" w:color="auto" w:fill="FFFFFF"/>
            </w:rPr>
          </w:rPrChange>
        </w:rPr>
        <w:t>.</w:t>
      </w:r>
      <w:r w:rsidR="00CF114F" w:rsidRPr="005C497B">
        <w:rPr>
          <w:rFonts w:ascii="David" w:hAnsi="David" w:cs="David" w:hint="cs"/>
          <w:sz w:val="24"/>
          <w:szCs w:val="24"/>
          <w:rtl/>
          <w:lang w:val="en-US"/>
          <w:rPrChange w:id="36" w:author="Yotam Fromm" w:date="2025-08-27T22:33:00Z" w16du:dateUtc="2025-08-27T19:33:00Z">
            <w:rPr>
              <w:rFonts w:ascii="David" w:hAnsi="David" w:cs="David" w:hint="cs"/>
              <w:color w:val="202122"/>
              <w:sz w:val="24"/>
              <w:szCs w:val="24"/>
              <w:shd w:val="clear" w:color="auto" w:fill="FFFFFF"/>
              <w:rtl/>
            </w:rPr>
          </w:rPrChange>
        </w:rPr>
        <w:t xml:space="preserve"> </w:t>
      </w:r>
      <w:r w:rsidR="00CF114F" w:rsidRPr="005C497B">
        <w:rPr>
          <w:rFonts w:ascii="David" w:hAnsi="David" w:cs="David"/>
          <w:sz w:val="24"/>
          <w:szCs w:val="24"/>
          <w:rtl/>
          <w:lang w:val="en-US"/>
          <w:rPrChange w:id="37" w:author="Yotam Fromm" w:date="2025-08-27T22:33:00Z" w16du:dateUtc="2025-08-27T19:33:00Z">
            <w:rPr>
              <w:rFonts w:ascii="David" w:hAnsi="David" w:cs="David"/>
              <w:color w:val="202122"/>
              <w:sz w:val="24"/>
              <w:szCs w:val="24"/>
              <w:shd w:val="clear" w:color="auto" w:fill="FFFFFF"/>
              <w:rtl/>
            </w:rPr>
          </w:rPrChange>
        </w:rPr>
        <w:t xml:space="preserve">אִישׁ כְּמַתְּנַת יָדוֹ כְּבִרְכַּת </w:t>
      </w:r>
      <w:r w:rsidR="00A007A8" w:rsidRPr="005C497B">
        <w:rPr>
          <w:rFonts w:ascii="David" w:hAnsi="David" w:cs="David" w:hint="cs"/>
          <w:sz w:val="24"/>
          <w:szCs w:val="24"/>
          <w:rtl/>
          <w:lang w:val="en-US"/>
          <w:rPrChange w:id="38" w:author="Yotam Fromm" w:date="2025-08-27T22:33:00Z" w16du:dateUtc="2025-08-27T19:33:00Z">
            <w:rPr>
              <w:rFonts w:ascii="David" w:hAnsi="David" w:cs="David" w:hint="cs"/>
              <w:color w:val="202122"/>
              <w:sz w:val="24"/>
              <w:szCs w:val="24"/>
              <w:shd w:val="clear" w:color="auto" w:fill="FFFFFF"/>
              <w:rtl/>
            </w:rPr>
          </w:rPrChange>
        </w:rPr>
        <w:t>ה'</w:t>
      </w:r>
      <w:r w:rsidR="00CF114F" w:rsidRPr="005C497B">
        <w:rPr>
          <w:rFonts w:ascii="David" w:hAnsi="David" w:cs="David"/>
          <w:sz w:val="24"/>
          <w:szCs w:val="24"/>
          <w:rtl/>
          <w:lang w:val="en-US"/>
          <w:rPrChange w:id="39" w:author="Yotam Fromm" w:date="2025-08-27T22:33:00Z" w16du:dateUtc="2025-08-27T19:33:00Z">
            <w:rPr>
              <w:rFonts w:ascii="David" w:hAnsi="David" w:cs="David"/>
              <w:color w:val="202122"/>
              <w:sz w:val="24"/>
              <w:szCs w:val="24"/>
              <w:shd w:val="clear" w:color="auto" w:fill="FFFFFF"/>
              <w:rtl/>
            </w:rPr>
          </w:rPrChange>
        </w:rPr>
        <w:t xml:space="preserve"> </w:t>
      </w:r>
      <w:proofErr w:type="spellStart"/>
      <w:r w:rsidR="00CF114F" w:rsidRPr="005C497B">
        <w:rPr>
          <w:rFonts w:ascii="David" w:hAnsi="David" w:cs="David"/>
          <w:sz w:val="24"/>
          <w:szCs w:val="24"/>
          <w:rtl/>
          <w:lang w:val="en-US"/>
          <w:rPrChange w:id="40" w:author="Yotam Fromm" w:date="2025-08-27T22:33:00Z" w16du:dateUtc="2025-08-27T19:33:00Z">
            <w:rPr>
              <w:rFonts w:ascii="David" w:hAnsi="David" w:cs="David"/>
              <w:color w:val="202122"/>
              <w:sz w:val="24"/>
              <w:szCs w:val="24"/>
              <w:shd w:val="clear" w:color="auto" w:fill="FFFFFF"/>
              <w:rtl/>
            </w:rPr>
          </w:rPrChange>
        </w:rPr>
        <w:t>אֱלֹהֶיך</w:t>
      </w:r>
      <w:proofErr w:type="spellEnd"/>
      <w:r w:rsidR="00CF114F" w:rsidRPr="005C497B">
        <w:rPr>
          <w:rFonts w:ascii="David" w:hAnsi="David" w:cs="David"/>
          <w:sz w:val="24"/>
          <w:szCs w:val="24"/>
          <w:rtl/>
          <w:lang w:val="en-US"/>
          <w:rPrChange w:id="41" w:author="Yotam Fromm" w:date="2025-08-27T22:33:00Z" w16du:dateUtc="2025-08-27T19:33:00Z">
            <w:rPr>
              <w:rFonts w:ascii="David" w:hAnsi="David" w:cs="David"/>
              <w:color w:val="202122"/>
              <w:sz w:val="24"/>
              <w:szCs w:val="24"/>
              <w:shd w:val="clear" w:color="auto" w:fill="FFFFFF"/>
              <w:rtl/>
            </w:rPr>
          </w:rPrChange>
        </w:rPr>
        <w:t>ָ אֲשֶׁר נָתַן לָךְ</w:t>
      </w:r>
      <w:r w:rsidR="00CF114F" w:rsidRPr="005C497B">
        <w:rPr>
          <w:rFonts w:ascii="David" w:hAnsi="David" w:cs="David" w:hint="cs"/>
          <w:sz w:val="24"/>
          <w:szCs w:val="24"/>
          <w:rtl/>
          <w:lang w:val="en-US"/>
          <w:rPrChange w:id="42" w:author="Yotam Fromm" w:date="2025-08-27T22:33:00Z" w16du:dateUtc="2025-08-27T19:33:00Z">
            <w:rPr>
              <w:rFonts w:ascii="David" w:hAnsi="David" w:cs="David" w:hint="cs"/>
              <w:color w:val="202122"/>
              <w:sz w:val="24"/>
              <w:szCs w:val="24"/>
              <w:shd w:val="clear" w:color="auto" w:fill="FFFFFF"/>
              <w:rtl/>
            </w:rPr>
          </w:rPrChange>
        </w:rPr>
        <w:t xml:space="preserve"> (דברים </w:t>
      </w:r>
      <w:proofErr w:type="spellStart"/>
      <w:r w:rsidR="00CF114F" w:rsidRPr="005C497B">
        <w:rPr>
          <w:rFonts w:ascii="David" w:hAnsi="David" w:cs="David" w:hint="cs"/>
          <w:sz w:val="24"/>
          <w:szCs w:val="24"/>
          <w:rtl/>
          <w:lang w:val="en-US"/>
          <w:rPrChange w:id="43" w:author="Yotam Fromm" w:date="2025-08-27T22:33:00Z" w16du:dateUtc="2025-08-27T19:33:00Z">
            <w:rPr>
              <w:rFonts w:ascii="David" w:hAnsi="David" w:cs="David" w:hint="cs"/>
              <w:color w:val="202122"/>
              <w:sz w:val="24"/>
              <w:szCs w:val="24"/>
              <w:shd w:val="clear" w:color="auto" w:fill="FFFFFF"/>
              <w:rtl/>
            </w:rPr>
          </w:rPrChange>
        </w:rPr>
        <w:t>טז</w:t>
      </w:r>
      <w:proofErr w:type="spellEnd"/>
      <w:r w:rsidR="00CF114F" w:rsidRPr="005C497B">
        <w:rPr>
          <w:rFonts w:ascii="David" w:hAnsi="David" w:cs="David" w:hint="cs"/>
          <w:sz w:val="24"/>
          <w:szCs w:val="24"/>
          <w:rtl/>
          <w:lang w:val="en-US"/>
          <w:rPrChange w:id="44" w:author="Yotam Fromm" w:date="2025-08-27T22:33:00Z" w16du:dateUtc="2025-08-27T19:33:00Z">
            <w:rPr>
              <w:rFonts w:ascii="David" w:hAnsi="David" w:cs="David" w:hint="cs"/>
              <w:color w:val="202122"/>
              <w:sz w:val="24"/>
              <w:szCs w:val="24"/>
              <w:shd w:val="clear" w:color="auto" w:fill="FFFFFF"/>
              <w:rtl/>
            </w:rPr>
          </w:rPrChange>
        </w:rPr>
        <w:t xml:space="preserve">, </w:t>
      </w:r>
      <w:proofErr w:type="spellStart"/>
      <w:r w:rsidR="00CF114F" w:rsidRPr="005C497B">
        <w:rPr>
          <w:rFonts w:ascii="David" w:hAnsi="David" w:cs="David" w:hint="cs"/>
          <w:sz w:val="24"/>
          <w:szCs w:val="24"/>
          <w:rtl/>
          <w:lang w:val="en-US"/>
          <w:rPrChange w:id="45" w:author="Yotam Fromm" w:date="2025-08-27T22:33:00Z" w16du:dateUtc="2025-08-27T19:33:00Z">
            <w:rPr>
              <w:rFonts w:ascii="David" w:hAnsi="David" w:cs="David" w:hint="cs"/>
              <w:color w:val="202122"/>
              <w:sz w:val="24"/>
              <w:szCs w:val="24"/>
              <w:shd w:val="clear" w:color="auto" w:fill="FFFFFF"/>
              <w:rtl/>
            </w:rPr>
          </w:rPrChange>
        </w:rPr>
        <w:t>טז-יז</w:t>
      </w:r>
      <w:proofErr w:type="spellEnd"/>
      <w:r w:rsidR="00CF114F" w:rsidRPr="005C497B">
        <w:rPr>
          <w:rFonts w:ascii="David" w:hAnsi="David" w:cs="David" w:hint="cs"/>
          <w:sz w:val="24"/>
          <w:szCs w:val="24"/>
          <w:rtl/>
          <w:lang w:val="en-US"/>
          <w:rPrChange w:id="46" w:author="Yotam Fromm" w:date="2025-08-27T22:33:00Z" w16du:dateUtc="2025-08-27T19:33:00Z">
            <w:rPr>
              <w:rFonts w:ascii="David" w:hAnsi="David" w:cs="David" w:hint="cs"/>
              <w:color w:val="202122"/>
              <w:sz w:val="24"/>
              <w:szCs w:val="24"/>
              <w:shd w:val="clear" w:color="auto" w:fill="FFFFFF"/>
              <w:rtl/>
            </w:rPr>
          </w:rPrChange>
        </w:rPr>
        <w:t>).</w:t>
      </w:r>
    </w:p>
    <w:p w14:paraId="575F6D1B" w14:textId="0C4E7569" w:rsidR="008F4549" w:rsidRPr="00CF114F" w:rsidRDefault="008F4549" w:rsidP="00065A5D">
      <w:pPr>
        <w:bidi/>
        <w:jc w:val="both"/>
        <w:rPr>
          <w:rFonts w:ascii="David" w:hAnsi="David" w:cs="David"/>
          <w:sz w:val="24"/>
          <w:szCs w:val="24"/>
        </w:rPr>
      </w:pPr>
      <w:r w:rsidRPr="007125D6">
        <w:rPr>
          <w:rStyle w:val="en"/>
          <w:rFonts w:ascii="David" w:eastAsia="Times New Roman" w:hAnsi="David" w:cs="David"/>
          <w:sz w:val="24"/>
          <w:szCs w:val="24"/>
          <w:rtl/>
          <w:lang w:val="en"/>
        </w:rPr>
        <w:t>פסוקים אלה מתארים את החובה לעלות לרגל שלוש פעמים בשנה</w:t>
      </w:r>
      <w:r w:rsidR="00684BEE">
        <w:rPr>
          <w:rStyle w:val="en"/>
          <w:rFonts w:ascii="David" w:eastAsia="Times New Roman" w:hAnsi="David" w:cs="David" w:hint="cs"/>
          <w:sz w:val="24"/>
          <w:szCs w:val="24"/>
          <w:rtl/>
          <w:lang w:val="en"/>
        </w:rPr>
        <w:t xml:space="preserve"> ובכולם מופיע הביטוי הייחודי "</w:t>
      </w:r>
      <w:r w:rsidR="00702106" w:rsidRPr="00702106">
        <w:rPr>
          <w:rFonts w:ascii="David" w:hAnsi="David" w:cs="David" w:hint="cs"/>
          <w:color w:val="202122"/>
          <w:sz w:val="24"/>
          <w:szCs w:val="24"/>
          <w:shd w:val="clear" w:color="auto" w:fill="FFFFFF"/>
          <w:rtl/>
        </w:rPr>
        <w:t>יראה</w:t>
      </w:r>
      <w:r w:rsidR="00702106" w:rsidRPr="00702106">
        <w:rPr>
          <w:rFonts w:ascii="David" w:hAnsi="David" w:cs="David"/>
          <w:color w:val="202122"/>
          <w:sz w:val="24"/>
          <w:szCs w:val="24"/>
          <w:shd w:val="clear" w:color="auto" w:fill="FFFFFF"/>
          <w:rtl/>
        </w:rPr>
        <w:t xml:space="preserve"> </w:t>
      </w:r>
      <w:r w:rsidR="00702106" w:rsidRPr="00702106">
        <w:rPr>
          <w:rFonts w:ascii="David" w:hAnsi="David" w:cs="David" w:hint="cs"/>
          <w:color w:val="202122"/>
          <w:sz w:val="24"/>
          <w:szCs w:val="24"/>
          <w:shd w:val="clear" w:color="auto" w:fill="FFFFFF"/>
          <w:rtl/>
        </w:rPr>
        <w:t>כל</w:t>
      </w:r>
      <w:r w:rsidR="00702106" w:rsidRPr="00702106">
        <w:rPr>
          <w:rFonts w:ascii="David" w:hAnsi="David" w:cs="David"/>
          <w:color w:val="202122"/>
          <w:sz w:val="24"/>
          <w:szCs w:val="24"/>
          <w:shd w:val="clear" w:color="auto" w:fill="FFFFFF"/>
          <w:rtl/>
        </w:rPr>
        <w:t xml:space="preserve"> </w:t>
      </w:r>
      <w:proofErr w:type="spellStart"/>
      <w:r w:rsidR="00702106" w:rsidRPr="00702106">
        <w:rPr>
          <w:rFonts w:ascii="David" w:hAnsi="David" w:cs="David" w:hint="cs"/>
          <w:color w:val="202122"/>
          <w:sz w:val="24"/>
          <w:szCs w:val="24"/>
          <w:shd w:val="clear" w:color="auto" w:fill="FFFFFF"/>
          <w:rtl/>
        </w:rPr>
        <w:t>זכורך</w:t>
      </w:r>
      <w:proofErr w:type="spellEnd"/>
      <w:r w:rsidR="00702106" w:rsidRPr="00702106">
        <w:rPr>
          <w:rFonts w:ascii="David" w:hAnsi="David" w:cs="David"/>
          <w:color w:val="202122"/>
          <w:sz w:val="24"/>
          <w:szCs w:val="24"/>
          <w:shd w:val="clear" w:color="auto" w:fill="FFFFFF"/>
          <w:rtl/>
        </w:rPr>
        <w:t xml:space="preserve"> </w:t>
      </w:r>
      <w:r w:rsidR="00702106" w:rsidRPr="00702106">
        <w:rPr>
          <w:rFonts w:ascii="David" w:hAnsi="David" w:cs="David" w:hint="cs"/>
          <w:color w:val="202122"/>
          <w:sz w:val="24"/>
          <w:szCs w:val="24"/>
          <w:shd w:val="clear" w:color="auto" w:fill="FFFFFF"/>
          <w:rtl/>
        </w:rPr>
        <w:t>את</w:t>
      </w:r>
      <w:r w:rsidR="00702106" w:rsidRPr="00702106">
        <w:rPr>
          <w:rFonts w:ascii="David" w:hAnsi="David" w:cs="David"/>
          <w:color w:val="202122"/>
          <w:sz w:val="24"/>
          <w:szCs w:val="24"/>
          <w:shd w:val="clear" w:color="auto" w:fill="FFFFFF"/>
          <w:rtl/>
        </w:rPr>
        <w:t>/</w:t>
      </w:r>
      <w:r w:rsidR="00702106" w:rsidRPr="00702106">
        <w:rPr>
          <w:rFonts w:ascii="David" w:hAnsi="David" w:cs="David" w:hint="cs"/>
          <w:color w:val="202122"/>
          <w:sz w:val="24"/>
          <w:szCs w:val="24"/>
          <w:shd w:val="clear" w:color="auto" w:fill="FFFFFF"/>
          <w:rtl/>
        </w:rPr>
        <w:t>אל</w:t>
      </w:r>
      <w:r w:rsidR="00702106" w:rsidRPr="00702106">
        <w:rPr>
          <w:rFonts w:ascii="David" w:hAnsi="David" w:cs="David"/>
          <w:color w:val="202122"/>
          <w:sz w:val="24"/>
          <w:szCs w:val="24"/>
          <w:shd w:val="clear" w:color="auto" w:fill="FFFFFF"/>
          <w:rtl/>
        </w:rPr>
        <w:t xml:space="preserve"> </w:t>
      </w:r>
      <w:r w:rsidR="00702106" w:rsidRPr="00702106">
        <w:rPr>
          <w:rFonts w:ascii="David" w:hAnsi="David" w:cs="David" w:hint="cs"/>
          <w:color w:val="202122"/>
          <w:sz w:val="24"/>
          <w:szCs w:val="24"/>
          <w:shd w:val="clear" w:color="auto" w:fill="FFFFFF"/>
          <w:rtl/>
        </w:rPr>
        <w:t>פני</w:t>
      </w:r>
      <w:r w:rsidR="00702106" w:rsidRPr="00702106">
        <w:rPr>
          <w:rFonts w:ascii="David" w:hAnsi="David" w:cs="David"/>
          <w:color w:val="202122"/>
          <w:sz w:val="24"/>
          <w:szCs w:val="24"/>
          <w:shd w:val="clear" w:color="auto" w:fill="FFFFFF"/>
          <w:rtl/>
        </w:rPr>
        <w:t xml:space="preserve"> </w:t>
      </w:r>
      <w:r w:rsidR="00702106" w:rsidRPr="00702106">
        <w:rPr>
          <w:rFonts w:ascii="David" w:hAnsi="David" w:cs="David" w:hint="cs"/>
          <w:color w:val="202122"/>
          <w:sz w:val="24"/>
          <w:szCs w:val="24"/>
          <w:shd w:val="clear" w:color="auto" w:fill="FFFFFF"/>
          <w:rtl/>
        </w:rPr>
        <w:t>ה</w:t>
      </w:r>
      <w:r w:rsidR="00702106" w:rsidRPr="00702106">
        <w:rPr>
          <w:rFonts w:ascii="David" w:hAnsi="David" w:cs="David"/>
          <w:color w:val="202122"/>
          <w:sz w:val="24"/>
          <w:szCs w:val="24"/>
          <w:shd w:val="clear" w:color="auto" w:fill="FFFFFF"/>
          <w:rtl/>
        </w:rPr>
        <w:t xml:space="preserve">' </w:t>
      </w:r>
      <w:proofErr w:type="spellStart"/>
      <w:r w:rsidR="00702106" w:rsidRPr="00702106">
        <w:rPr>
          <w:rFonts w:ascii="David" w:hAnsi="David" w:cs="David" w:hint="cs"/>
          <w:color w:val="202122"/>
          <w:sz w:val="24"/>
          <w:szCs w:val="24"/>
          <w:shd w:val="clear" w:color="auto" w:fill="FFFFFF"/>
          <w:rtl/>
        </w:rPr>
        <w:t>אלהיך</w:t>
      </w:r>
      <w:proofErr w:type="spellEnd"/>
      <w:r w:rsidR="00684BEE">
        <w:rPr>
          <w:rFonts w:ascii="David" w:hAnsi="David" w:cs="David" w:hint="cs"/>
          <w:color w:val="202122"/>
          <w:sz w:val="24"/>
          <w:szCs w:val="24"/>
          <w:shd w:val="clear" w:color="auto" w:fill="FFFFFF"/>
          <w:rtl/>
        </w:rPr>
        <w:t>"</w:t>
      </w:r>
      <w:r w:rsidRPr="007125D6">
        <w:rPr>
          <w:rStyle w:val="en"/>
          <w:rFonts w:ascii="David" w:eastAsia="Times New Roman" w:hAnsi="David" w:cs="David"/>
          <w:sz w:val="24"/>
          <w:szCs w:val="24"/>
          <w:rtl/>
          <w:lang w:val="en"/>
        </w:rPr>
        <w:t xml:space="preserve">. </w:t>
      </w:r>
      <w:r w:rsidR="00CF114F">
        <w:rPr>
          <w:rStyle w:val="en"/>
          <w:rFonts w:ascii="David" w:eastAsia="Times New Roman" w:hAnsi="David" w:cs="David" w:hint="cs"/>
          <w:sz w:val="24"/>
          <w:szCs w:val="24"/>
          <w:rtl/>
          <w:lang w:val="en"/>
        </w:rPr>
        <w:t>יחד עם זאת, הם אינם מפרטים האם המצווה מסתכמת בהגעה למקדש</w:t>
      </w:r>
      <w:r w:rsidR="009C323A">
        <w:rPr>
          <w:rStyle w:val="en"/>
          <w:rFonts w:ascii="David" w:eastAsia="Times New Roman" w:hAnsi="David" w:cs="David"/>
          <w:sz w:val="24"/>
          <w:szCs w:val="24"/>
          <w:lang w:val="en"/>
        </w:rPr>
        <w:t xml:space="preserve"> </w:t>
      </w:r>
      <w:r w:rsidR="00CF114F">
        <w:rPr>
          <w:rStyle w:val="en"/>
          <w:rFonts w:ascii="David" w:eastAsia="Times New Roman" w:hAnsi="David" w:cs="David" w:hint="cs"/>
          <w:sz w:val="24"/>
          <w:szCs w:val="24"/>
          <w:rtl/>
          <w:lang w:val="en"/>
        </w:rPr>
        <w:t>או האם יש תוכן אחר לעלי</w:t>
      </w:r>
      <w:r w:rsidR="00E84A3C">
        <w:rPr>
          <w:rStyle w:val="en"/>
          <w:rFonts w:ascii="David" w:eastAsia="Times New Roman" w:hAnsi="David" w:cs="David" w:hint="cs"/>
          <w:sz w:val="24"/>
          <w:szCs w:val="24"/>
          <w:rtl/>
          <w:lang w:val="en"/>
        </w:rPr>
        <w:t>י</w:t>
      </w:r>
      <w:r w:rsidR="00CF114F">
        <w:rPr>
          <w:rStyle w:val="en"/>
          <w:rFonts w:ascii="David" w:eastAsia="Times New Roman" w:hAnsi="David" w:cs="David" w:hint="cs"/>
          <w:sz w:val="24"/>
          <w:szCs w:val="24"/>
          <w:rtl/>
          <w:lang w:val="en"/>
        </w:rPr>
        <w:t xml:space="preserve">ה לרגל. מהביטוי </w:t>
      </w:r>
      <w:r w:rsidRPr="007125D6">
        <w:rPr>
          <w:rStyle w:val="en"/>
          <w:rFonts w:ascii="David" w:eastAsia="Times New Roman" w:hAnsi="David" w:cs="David"/>
          <w:sz w:val="24"/>
          <w:szCs w:val="24"/>
          <w:rtl/>
          <w:lang w:val="en"/>
        </w:rPr>
        <w:t>"ולא יראה את פני ה' ריקם</w:t>
      </w:r>
      <w:r w:rsidR="005C497B">
        <w:rPr>
          <w:rStyle w:val="en"/>
          <w:rFonts w:ascii="David" w:eastAsia="Times New Roman" w:hAnsi="David" w:cs="David" w:hint="cs"/>
          <w:sz w:val="24"/>
          <w:szCs w:val="24"/>
          <w:rtl/>
          <w:lang w:val="en"/>
        </w:rPr>
        <w:t xml:space="preserve"> </w:t>
      </w:r>
      <w:r w:rsidRPr="007125D6">
        <w:rPr>
          <w:rStyle w:val="en"/>
          <w:rFonts w:ascii="David" w:eastAsia="Times New Roman" w:hAnsi="David" w:cs="David"/>
          <w:sz w:val="24"/>
          <w:szCs w:val="24"/>
          <w:rtl/>
          <w:lang w:val="en"/>
        </w:rPr>
        <w:t>איש כמתנת ידו" למדו ח</w:t>
      </w:r>
      <w:r w:rsidR="00CF114F">
        <w:rPr>
          <w:rStyle w:val="en"/>
          <w:rFonts w:ascii="David" w:eastAsia="Times New Roman" w:hAnsi="David" w:cs="David" w:hint="cs"/>
          <w:sz w:val="24"/>
          <w:szCs w:val="24"/>
          <w:rtl/>
          <w:lang w:val="en"/>
        </w:rPr>
        <w:t xml:space="preserve">כמים </w:t>
      </w:r>
      <w:r w:rsidRPr="007125D6">
        <w:rPr>
          <w:rStyle w:val="en"/>
          <w:rFonts w:ascii="David" w:eastAsia="Times New Roman" w:hAnsi="David" w:cs="David"/>
          <w:sz w:val="24"/>
          <w:szCs w:val="24"/>
          <w:rtl/>
          <w:lang w:val="en"/>
        </w:rPr>
        <w:t xml:space="preserve">כי יש חובה להביא </w:t>
      </w:r>
      <w:r w:rsidR="00E84A3C">
        <w:rPr>
          <w:rStyle w:val="en"/>
          <w:rFonts w:ascii="David" w:eastAsia="Times New Roman" w:hAnsi="David" w:cs="David"/>
          <w:sz w:val="24"/>
          <w:szCs w:val="24"/>
          <w:rtl/>
          <w:lang w:val="en"/>
        </w:rPr>
        <w:t>קורב</w:t>
      </w:r>
      <w:r w:rsidRPr="007125D6">
        <w:rPr>
          <w:rStyle w:val="en"/>
          <w:rFonts w:ascii="David" w:eastAsia="Times New Roman" w:hAnsi="David" w:cs="David"/>
          <w:sz w:val="24"/>
          <w:szCs w:val="24"/>
          <w:rtl/>
          <w:lang w:val="en"/>
        </w:rPr>
        <w:t>ן</w:t>
      </w:r>
      <w:r w:rsidR="00CF114F">
        <w:rPr>
          <w:rStyle w:val="en"/>
          <w:rFonts w:ascii="David" w:eastAsia="Times New Roman" w:hAnsi="David" w:cs="David" w:hint="cs"/>
          <w:sz w:val="24"/>
          <w:szCs w:val="24"/>
          <w:rtl/>
          <w:lang w:val="en"/>
        </w:rPr>
        <w:t xml:space="preserve">, או ליתר דיוק </w:t>
      </w:r>
      <w:r w:rsidRPr="007125D6">
        <w:rPr>
          <w:rFonts w:ascii="David" w:hAnsi="David" w:cs="David"/>
          <w:sz w:val="24"/>
          <w:szCs w:val="24"/>
          <w:rtl/>
        </w:rPr>
        <w:t xml:space="preserve">שלושה מיני </w:t>
      </w:r>
      <w:r w:rsidR="00E84A3C">
        <w:rPr>
          <w:rFonts w:ascii="David" w:hAnsi="David" w:cs="David"/>
          <w:sz w:val="24"/>
          <w:szCs w:val="24"/>
          <w:rtl/>
        </w:rPr>
        <w:t>קורב</w:t>
      </w:r>
      <w:r w:rsidRPr="007125D6">
        <w:rPr>
          <w:rFonts w:ascii="David" w:hAnsi="David" w:cs="David"/>
          <w:sz w:val="24"/>
          <w:szCs w:val="24"/>
          <w:rtl/>
        </w:rPr>
        <w:t>נות של חג:</w:t>
      </w:r>
      <w:r w:rsidRPr="007125D6">
        <w:rPr>
          <w:rFonts w:ascii="David" w:hAnsi="David" w:cs="David"/>
          <w:sz w:val="24"/>
          <w:szCs w:val="24"/>
        </w:rPr>
        <w:t xml:space="preserve"> </w:t>
      </w:r>
      <w:r w:rsidRPr="007125D6">
        <w:rPr>
          <w:rFonts w:ascii="David" w:hAnsi="David" w:cs="David"/>
          <w:sz w:val="24"/>
          <w:szCs w:val="24"/>
          <w:rtl/>
        </w:rPr>
        <w:t xml:space="preserve">עולת ראייה, שלמי חגיגה ושלמי שמחה. </w:t>
      </w:r>
      <w:r w:rsidRPr="00CF114F">
        <w:rPr>
          <w:rFonts w:ascii="David" w:hAnsi="David" w:cs="David"/>
          <w:sz w:val="24"/>
          <w:szCs w:val="24"/>
          <w:rtl/>
        </w:rPr>
        <w:t>עולת ראייה</w:t>
      </w:r>
      <w:r w:rsidR="00CF114F">
        <w:rPr>
          <w:rFonts w:ascii="David" w:hAnsi="David" w:cs="David" w:hint="cs"/>
          <w:sz w:val="24"/>
          <w:szCs w:val="24"/>
          <w:rtl/>
        </w:rPr>
        <w:t xml:space="preserve"> </w:t>
      </w:r>
      <w:r w:rsidR="00B3753D">
        <w:rPr>
          <w:rFonts w:ascii="David" w:hAnsi="David" w:cs="David" w:hint="cs"/>
          <w:sz w:val="24"/>
          <w:szCs w:val="24"/>
          <w:rtl/>
        </w:rPr>
        <w:t>היא</w:t>
      </w:r>
      <w:r w:rsidRPr="00CF114F">
        <w:rPr>
          <w:rFonts w:ascii="David" w:hAnsi="David" w:cs="David"/>
          <w:sz w:val="24"/>
          <w:szCs w:val="24"/>
        </w:rPr>
        <w:t xml:space="preserve"> </w:t>
      </w:r>
      <w:r w:rsidR="00E84A3C">
        <w:rPr>
          <w:rFonts w:ascii="David" w:hAnsi="David" w:cs="David"/>
          <w:sz w:val="24"/>
          <w:szCs w:val="24"/>
          <w:rtl/>
        </w:rPr>
        <w:t>קורב</w:t>
      </w:r>
      <w:r w:rsidRPr="00CF114F">
        <w:rPr>
          <w:rFonts w:ascii="David" w:hAnsi="David" w:cs="David"/>
          <w:sz w:val="24"/>
          <w:szCs w:val="24"/>
          <w:rtl/>
        </w:rPr>
        <w:t>ן חובה שמביא העולה לרגל בבואו ל</w:t>
      </w:r>
      <w:r w:rsidR="00CF114F">
        <w:rPr>
          <w:rFonts w:ascii="David" w:hAnsi="David" w:cs="David" w:hint="cs"/>
          <w:sz w:val="24"/>
          <w:szCs w:val="24"/>
          <w:rtl/>
        </w:rPr>
        <w:t>ראות את פני ה', והוא צריך לבוא מפר, איל או כבש</w:t>
      </w:r>
      <w:r w:rsidRPr="00CF114F">
        <w:rPr>
          <w:rFonts w:ascii="David" w:hAnsi="David" w:cs="David"/>
          <w:sz w:val="24"/>
          <w:szCs w:val="24"/>
          <w:rtl/>
        </w:rPr>
        <w:t>. שלמי חגיגה</w:t>
      </w:r>
      <w:r w:rsidR="00CF114F">
        <w:rPr>
          <w:rFonts w:ascii="David" w:hAnsi="David" w:cs="David" w:hint="cs"/>
          <w:sz w:val="24"/>
          <w:szCs w:val="24"/>
          <w:rtl/>
        </w:rPr>
        <w:t xml:space="preserve"> אלו</w:t>
      </w:r>
      <w:r w:rsidRPr="00CF114F">
        <w:rPr>
          <w:rFonts w:ascii="David" w:hAnsi="David" w:cs="David"/>
          <w:sz w:val="24"/>
          <w:szCs w:val="24"/>
        </w:rPr>
        <w:t xml:space="preserve"> </w:t>
      </w:r>
      <w:r w:rsidR="00E84A3C">
        <w:rPr>
          <w:rFonts w:ascii="David" w:hAnsi="David" w:cs="David"/>
          <w:sz w:val="24"/>
          <w:szCs w:val="24"/>
          <w:rtl/>
        </w:rPr>
        <w:t>קורב</w:t>
      </w:r>
      <w:r w:rsidR="00CF114F">
        <w:rPr>
          <w:rFonts w:ascii="David" w:hAnsi="David" w:cs="David" w:hint="cs"/>
          <w:sz w:val="24"/>
          <w:szCs w:val="24"/>
          <w:rtl/>
        </w:rPr>
        <w:t>נות</w:t>
      </w:r>
      <w:r w:rsidRPr="00CF114F">
        <w:rPr>
          <w:rFonts w:ascii="David" w:hAnsi="David" w:cs="David"/>
          <w:sz w:val="24"/>
          <w:szCs w:val="24"/>
          <w:rtl/>
        </w:rPr>
        <w:t xml:space="preserve"> שלמים של חובה</w:t>
      </w:r>
      <w:r w:rsidR="00CF114F">
        <w:rPr>
          <w:rFonts w:ascii="David" w:hAnsi="David" w:cs="David" w:hint="cs"/>
          <w:sz w:val="24"/>
          <w:szCs w:val="24"/>
          <w:rtl/>
        </w:rPr>
        <w:t xml:space="preserve"> הקרבים ביום הראשון של החג יחד עם קרבן רא</w:t>
      </w:r>
      <w:r w:rsidR="00E84A3C">
        <w:rPr>
          <w:rFonts w:ascii="David" w:hAnsi="David" w:cs="David" w:hint="cs"/>
          <w:sz w:val="24"/>
          <w:szCs w:val="24"/>
          <w:rtl/>
        </w:rPr>
        <w:t>י</w:t>
      </w:r>
      <w:r w:rsidR="00CF114F">
        <w:rPr>
          <w:rFonts w:ascii="David" w:hAnsi="David" w:cs="David" w:hint="cs"/>
          <w:sz w:val="24"/>
          <w:szCs w:val="24"/>
          <w:rtl/>
        </w:rPr>
        <w:t>יה</w:t>
      </w:r>
      <w:r w:rsidRPr="00CF114F">
        <w:rPr>
          <w:rFonts w:ascii="David" w:hAnsi="David" w:cs="David"/>
          <w:sz w:val="24"/>
          <w:szCs w:val="24"/>
          <w:rtl/>
        </w:rPr>
        <w:t xml:space="preserve">. </w:t>
      </w:r>
      <w:r w:rsidR="00CF114F">
        <w:rPr>
          <w:rFonts w:ascii="David" w:hAnsi="David" w:cs="David" w:hint="cs"/>
          <w:sz w:val="24"/>
          <w:szCs w:val="24"/>
          <w:rtl/>
        </w:rPr>
        <w:t>מן הפסוק "</w:t>
      </w:r>
      <w:r w:rsidR="00CF114F" w:rsidRPr="00CF114F">
        <w:rPr>
          <w:rFonts w:ascii="David" w:hAnsi="David" w:cs="David"/>
          <w:sz w:val="24"/>
          <w:szCs w:val="24"/>
          <w:rtl/>
        </w:rPr>
        <w:t xml:space="preserve">וְזָבַחְתָּ שְׁלָמִים וְאָכַלְתָּ שָּׁם וְשָׂמַחְתָּ לִפְנֵי ה' </w:t>
      </w:r>
      <w:proofErr w:type="spellStart"/>
      <w:r w:rsidR="00CF114F" w:rsidRPr="00CF114F">
        <w:rPr>
          <w:rFonts w:ascii="David" w:hAnsi="David" w:cs="David"/>
          <w:sz w:val="24"/>
          <w:szCs w:val="24"/>
          <w:rtl/>
        </w:rPr>
        <w:t>אֱלֹהֶיך</w:t>
      </w:r>
      <w:proofErr w:type="spellEnd"/>
      <w:r w:rsidR="00CF114F" w:rsidRPr="00CF114F">
        <w:rPr>
          <w:rFonts w:ascii="David" w:hAnsi="David" w:cs="David"/>
          <w:sz w:val="24"/>
          <w:szCs w:val="24"/>
          <w:rtl/>
        </w:rPr>
        <w:t>ָ</w:t>
      </w:r>
      <w:r w:rsidR="00CF114F">
        <w:rPr>
          <w:rFonts w:ascii="David" w:hAnsi="David" w:cs="David" w:hint="cs"/>
          <w:sz w:val="24"/>
          <w:szCs w:val="24"/>
          <w:rtl/>
        </w:rPr>
        <w:t>" (</w:t>
      </w:r>
      <w:r w:rsidR="00207965">
        <w:rPr>
          <w:rFonts w:ascii="David" w:hAnsi="David" w:cs="David" w:hint="cs"/>
          <w:sz w:val="24"/>
          <w:szCs w:val="24"/>
          <w:rtl/>
          <w:lang w:val="en-US"/>
        </w:rPr>
        <w:t xml:space="preserve">דברים </w:t>
      </w:r>
      <w:proofErr w:type="spellStart"/>
      <w:r w:rsidR="00207965">
        <w:rPr>
          <w:rFonts w:ascii="David" w:hAnsi="David" w:cs="David" w:hint="cs"/>
          <w:sz w:val="24"/>
          <w:szCs w:val="24"/>
          <w:rtl/>
          <w:lang w:val="en-US"/>
        </w:rPr>
        <w:t>כז</w:t>
      </w:r>
      <w:proofErr w:type="spellEnd"/>
      <w:r w:rsidR="00207965">
        <w:rPr>
          <w:rFonts w:ascii="David" w:hAnsi="David" w:cs="David" w:hint="cs"/>
          <w:sz w:val="24"/>
          <w:szCs w:val="24"/>
          <w:rtl/>
          <w:lang w:val="en-US"/>
        </w:rPr>
        <w:t>, ז</w:t>
      </w:r>
      <w:r w:rsidR="00CF114F">
        <w:rPr>
          <w:rFonts w:ascii="David" w:hAnsi="David" w:cs="David" w:hint="cs"/>
          <w:sz w:val="24"/>
          <w:szCs w:val="24"/>
          <w:rtl/>
          <w:lang w:val="en-US"/>
        </w:rPr>
        <w:t xml:space="preserve">) למדו גם את החובה לאכול </w:t>
      </w:r>
      <w:r w:rsidRPr="00CF114F">
        <w:rPr>
          <w:rFonts w:ascii="David" w:hAnsi="David" w:cs="David"/>
          <w:sz w:val="24"/>
          <w:szCs w:val="24"/>
          <w:rtl/>
        </w:rPr>
        <w:t>שלמי שמחה</w:t>
      </w:r>
      <w:r w:rsidR="00CF114F">
        <w:rPr>
          <w:rFonts w:ascii="David" w:hAnsi="David" w:cs="David" w:hint="cs"/>
          <w:sz w:val="24"/>
          <w:szCs w:val="24"/>
          <w:rtl/>
        </w:rPr>
        <w:t xml:space="preserve">, שהם </w:t>
      </w:r>
      <w:r w:rsidR="00E84A3C">
        <w:rPr>
          <w:rFonts w:ascii="David" w:hAnsi="David" w:cs="David"/>
          <w:sz w:val="24"/>
          <w:szCs w:val="24"/>
          <w:rtl/>
        </w:rPr>
        <w:t>קורב</w:t>
      </w:r>
      <w:r w:rsidRPr="00CF114F">
        <w:rPr>
          <w:rFonts w:ascii="David" w:hAnsi="David" w:cs="David"/>
          <w:sz w:val="24"/>
          <w:szCs w:val="24"/>
          <w:rtl/>
        </w:rPr>
        <w:t xml:space="preserve">נות </w:t>
      </w:r>
      <w:r w:rsidR="00CF114F">
        <w:rPr>
          <w:rFonts w:ascii="David" w:hAnsi="David" w:cs="David" w:hint="cs"/>
          <w:sz w:val="24"/>
          <w:szCs w:val="24"/>
          <w:rtl/>
        </w:rPr>
        <w:t>נוספים</w:t>
      </w:r>
      <w:r w:rsidRPr="00CF114F">
        <w:rPr>
          <w:rFonts w:ascii="David" w:hAnsi="David" w:cs="David"/>
          <w:sz w:val="24"/>
          <w:szCs w:val="24"/>
          <w:rtl/>
        </w:rPr>
        <w:t xml:space="preserve"> </w:t>
      </w:r>
      <w:r w:rsidR="00CF114F">
        <w:rPr>
          <w:rFonts w:ascii="David" w:hAnsi="David" w:cs="David" w:hint="cs"/>
          <w:sz w:val="24"/>
          <w:szCs w:val="24"/>
          <w:rtl/>
        </w:rPr>
        <w:t xml:space="preserve">המובאים </w:t>
      </w:r>
      <w:r w:rsidR="00A007A8">
        <w:rPr>
          <w:rFonts w:ascii="David" w:hAnsi="David" w:cs="David" w:hint="cs"/>
          <w:sz w:val="24"/>
          <w:szCs w:val="24"/>
          <w:rtl/>
        </w:rPr>
        <w:t>כדי להרבות בבשר ובשמחה בכל ימות החג ו</w:t>
      </w:r>
      <w:r w:rsidRPr="00CF114F">
        <w:rPr>
          <w:rFonts w:ascii="David" w:hAnsi="David" w:cs="David"/>
          <w:sz w:val="24"/>
          <w:szCs w:val="24"/>
          <w:rtl/>
        </w:rPr>
        <w:t>אין להם שיעור מוגדר.</w:t>
      </w:r>
      <w:r w:rsidR="00A007A8">
        <w:rPr>
          <w:rStyle w:val="FootnoteReference"/>
          <w:rFonts w:ascii="David" w:hAnsi="David" w:cs="David"/>
          <w:sz w:val="24"/>
          <w:szCs w:val="24"/>
          <w:rtl/>
        </w:rPr>
        <w:footnoteReference w:id="1"/>
      </w:r>
    </w:p>
    <w:p w14:paraId="1E3C7FA7" w14:textId="47012EC8" w:rsidR="00A007A8" w:rsidRPr="007125D6" w:rsidRDefault="00A007A8" w:rsidP="00065A5D">
      <w:pPr>
        <w:bidi/>
        <w:ind w:firstLine="720"/>
        <w:jc w:val="both"/>
        <w:rPr>
          <w:rStyle w:val="en"/>
          <w:rFonts w:ascii="David" w:eastAsia="Times New Roman" w:hAnsi="David" w:cs="David"/>
          <w:sz w:val="24"/>
          <w:szCs w:val="24"/>
          <w:rtl/>
          <w:lang w:val="en"/>
        </w:rPr>
      </w:pPr>
      <w:r>
        <w:rPr>
          <w:rStyle w:val="en"/>
          <w:rFonts w:ascii="David" w:eastAsia="Times New Roman" w:hAnsi="David" w:cs="David" w:hint="cs"/>
          <w:sz w:val="24"/>
          <w:szCs w:val="24"/>
          <w:rtl/>
        </w:rPr>
        <w:t>לכאורה שמה של המסכת מעיד על עניין יתר ב</w:t>
      </w:r>
      <w:r w:rsidR="00E84A3C">
        <w:rPr>
          <w:rStyle w:val="en"/>
          <w:rFonts w:ascii="David" w:eastAsia="Times New Roman" w:hAnsi="David" w:cs="David" w:hint="cs"/>
          <w:sz w:val="24"/>
          <w:szCs w:val="24"/>
          <w:rtl/>
        </w:rPr>
        <w:t>קורב</w:t>
      </w:r>
      <w:r>
        <w:rPr>
          <w:rStyle w:val="en"/>
          <w:rFonts w:ascii="David" w:eastAsia="Times New Roman" w:hAnsi="David" w:cs="David" w:hint="cs"/>
          <w:sz w:val="24"/>
          <w:szCs w:val="24"/>
          <w:rtl/>
        </w:rPr>
        <w:t>ן חגיגה, אך המסכת פותחת דווקא במצוות רא</w:t>
      </w:r>
      <w:r w:rsidR="00E84A3C">
        <w:rPr>
          <w:rStyle w:val="en"/>
          <w:rFonts w:ascii="David" w:eastAsia="Times New Roman" w:hAnsi="David" w:cs="David" w:hint="cs"/>
          <w:sz w:val="24"/>
          <w:szCs w:val="24"/>
          <w:rtl/>
        </w:rPr>
        <w:t>י</w:t>
      </w:r>
      <w:r>
        <w:rPr>
          <w:rStyle w:val="en"/>
          <w:rFonts w:ascii="David" w:eastAsia="Times New Roman" w:hAnsi="David" w:cs="David" w:hint="cs"/>
          <w:sz w:val="24"/>
          <w:szCs w:val="24"/>
          <w:rtl/>
        </w:rPr>
        <w:t xml:space="preserve">יה. </w:t>
      </w:r>
      <w:r w:rsidR="009C323A">
        <w:rPr>
          <w:rStyle w:val="en"/>
          <w:rFonts w:ascii="David" w:eastAsia="Times New Roman" w:hAnsi="David" w:cs="David" w:hint="cs"/>
          <w:sz w:val="24"/>
          <w:szCs w:val="24"/>
          <w:rtl/>
          <w:lang w:val="en"/>
        </w:rPr>
        <w:t>המשניות הראשונות של המסכת קובעו</w:t>
      </w:r>
      <w:r w:rsidRPr="007125D6">
        <w:rPr>
          <w:rStyle w:val="en"/>
          <w:rFonts w:ascii="David" w:eastAsia="Times New Roman" w:hAnsi="David" w:cs="David"/>
          <w:sz w:val="24"/>
          <w:szCs w:val="24"/>
          <w:rtl/>
          <w:lang w:val="en"/>
        </w:rPr>
        <w:t>ת:</w:t>
      </w:r>
      <w:r w:rsidRPr="007125D6">
        <w:rPr>
          <w:rStyle w:val="en"/>
          <w:rFonts w:ascii="David" w:eastAsia="Times New Roman" w:hAnsi="David" w:cs="David"/>
          <w:sz w:val="24"/>
          <w:szCs w:val="24"/>
          <w:lang w:val="en"/>
        </w:rPr>
        <w:t xml:space="preserve"> </w:t>
      </w:r>
    </w:p>
    <w:p w14:paraId="10C519DE" w14:textId="0E899C6C" w:rsidR="00A007A8" w:rsidRPr="00684BEE" w:rsidRDefault="00A007A8" w:rsidP="00065A5D">
      <w:pPr>
        <w:bidi/>
        <w:ind w:left="720"/>
        <w:jc w:val="both"/>
        <w:rPr>
          <w:rStyle w:val="en"/>
          <w:rFonts w:ascii="David" w:eastAsia="Times New Roman" w:hAnsi="David" w:cs="David"/>
          <w:sz w:val="24"/>
          <w:szCs w:val="24"/>
          <w:rtl/>
          <w:lang w:val="en"/>
        </w:rPr>
      </w:pPr>
      <w:proofErr w:type="spellStart"/>
      <w:r w:rsidRPr="007125D6">
        <w:rPr>
          <w:rFonts w:ascii="David" w:eastAsia="Times New Roman" w:hAnsi="David" w:cs="David"/>
          <w:sz w:val="24"/>
          <w:szCs w:val="24"/>
          <w:rtl/>
          <w:lang w:val="en"/>
        </w:rPr>
        <w:t>הכל</w:t>
      </w:r>
      <w:proofErr w:type="spellEnd"/>
      <w:r w:rsidRPr="007125D6">
        <w:rPr>
          <w:rFonts w:ascii="David" w:eastAsia="Times New Roman" w:hAnsi="David" w:cs="David"/>
          <w:sz w:val="24"/>
          <w:szCs w:val="24"/>
          <w:rtl/>
          <w:lang w:val="en"/>
        </w:rPr>
        <w:t xml:space="preserve"> </w:t>
      </w:r>
      <w:proofErr w:type="spellStart"/>
      <w:r w:rsidRPr="007125D6">
        <w:rPr>
          <w:rFonts w:ascii="David" w:eastAsia="Times New Roman" w:hAnsi="David" w:cs="David"/>
          <w:sz w:val="24"/>
          <w:szCs w:val="24"/>
          <w:rtl/>
          <w:lang w:val="en"/>
        </w:rPr>
        <w:t>חיבין</w:t>
      </w:r>
      <w:proofErr w:type="spellEnd"/>
      <w:r w:rsidRPr="007125D6">
        <w:rPr>
          <w:rFonts w:ascii="David" w:eastAsia="Times New Roman" w:hAnsi="David" w:cs="David"/>
          <w:sz w:val="24"/>
          <w:szCs w:val="24"/>
          <w:rtl/>
          <w:lang w:val="en"/>
        </w:rPr>
        <w:t xml:space="preserve"> בראיה, חוץ מחרש, שוטה וקטן, וטמטום, ואנדרוגינוס, ונשים, ועבדים שאינם משחררים, החגר, והסומא, והחולה, והזקן, ומי שאינו יכול לעלות ברגליו. איזהו קטן, כל שאינו יכול לרכוב על כתפיו של אביו ולעלות מירושלים להר הבית, דברי בית שמאי. ובית הלל אומרים, </w:t>
      </w:r>
      <w:r w:rsidRPr="007125D6">
        <w:rPr>
          <w:rFonts w:ascii="David" w:eastAsia="Times New Roman" w:hAnsi="David" w:cs="David"/>
          <w:sz w:val="24"/>
          <w:szCs w:val="24"/>
          <w:rtl/>
          <w:lang w:val="en"/>
        </w:rPr>
        <w:lastRenderedPageBreak/>
        <w:t xml:space="preserve">כל שאינו יכול לאחז בידו של אביו ולעלות מירושלים להר הבית, שנאמר </w:t>
      </w:r>
      <w:r w:rsidR="00702106">
        <w:rPr>
          <w:rFonts w:ascii="David" w:eastAsia="Times New Roman" w:hAnsi="David" w:cs="David" w:hint="cs"/>
          <w:sz w:val="24"/>
          <w:szCs w:val="24"/>
          <w:rtl/>
          <w:lang w:val="en"/>
        </w:rPr>
        <w:t>״</w:t>
      </w:r>
      <w:r w:rsidR="00702106" w:rsidRPr="00702106">
        <w:rPr>
          <w:rFonts w:ascii="David" w:eastAsia="Times New Roman" w:hAnsi="David" w:cs="David" w:hint="cs"/>
          <w:sz w:val="24"/>
          <w:szCs w:val="24"/>
          <w:rtl/>
          <w:lang w:val="en"/>
        </w:rPr>
        <w:t>שָׁלֹשׁ</w:t>
      </w:r>
      <w:r w:rsidR="00702106" w:rsidRPr="00702106">
        <w:rPr>
          <w:rFonts w:ascii="David" w:eastAsia="Times New Roman" w:hAnsi="David" w:cs="David"/>
          <w:sz w:val="24"/>
          <w:szCs w:val="24"/>
          <w:rtl/>
          <w:lang w:val="en"/>
        </w:rPr>
        <w:t xml:space="preserve"> </w:t>
      </w:r>
      <w:r w:rsidR="00702106" w:rsidRPr="00702106">
        <w:rPr>
          <w:rFonts w:ascii="David" w:eastAsia="Times New Roman" w:hAnsi="David" w:cs="David" w:hint="cs"/>
          <w:sz w:val="24"/>
          <w:szCs w:val="24"/>
          <w:rtl/>
          <w:lang w:val="en"/>
        </w:rPr>
        <w:t>רְגָלִים</w:t>
      </w:r>
      <w:r w:rsidR="00702106">
        <w:rPr>
          <w:rFonts w:ascii="David" w:eastAsia="Times New Roman" w:hAnsi="David" w:cs="David" w:hint="cs"/>
          <w:sz w:val="24"/>
          <w:szCs w:val="24"/>
          <w:rtl/>
          <w:lang w:val="en"/>
        </w:rPr>
        <w:t xml:space="preserve">״ (שמות </w:t>
      </w:r>
      <w:proofErr w:type="spellStart"/>
      <w:r w:rsidR="00702106">
        <w:rPr>
          <w:rFonts w:ascii="David" w:eastAsia="Times New Roman" w:hAnsi="David" w:cs="David" w:hint="cs"/>
          <w:sz w:val="24"/>
          <w:szCs w:val="24"/>
          <w:rtl/>
          <w:lang w:val="en"/>
        </w:rPr>
        <w:t>כג</w:t>
      </w:r>
      <w:proofErr w:type="spellEnd"/>
      <w:r w:rsidR="00702106">
        <w:rPr>
          <w:rFonts w:ascii="David" w:eastAsia="Times New Roman" w:hAnsi="David" w:cs="David" w:hint="cs"/>
          <w:sz w:val="24"/>
          <w:szCs w:val="24"/>
          <w:rtl/>
          <w:lang w:val="en"/>
        </w:rPr>
        <w:t>, יד)</w:t>
      </w:r>
      <w:r>
        <w:rPr>
          <w:rFonts w:ascii="David" w:eastAsia="Times New Roman" w:hAnsi="David" w:cs="David" w:hint="cs"/>
          <w:sz w:val="24"/>
          <w:szCs w:val="24"/>
          <w:rtl/>
          <w:lang w:val="en"/>
        </w:rPr>
        <w:t xml:space="preserve">. </w:t>
      </w:r>
    </w:p>
    <w:p w14:paraId="747E0388" w14:textId="0831B16B" w:rsidR="00A007A8" w:rsidRPr="007125D6" w:rsidRDefault="00A007A8" w:rsidP="00065A5D">
      <w:pPr>
        <w:bidi/>
        <w:ind w:left="720"/>
        <w:jc w:val="both"/>
        <w:rPr>
          <w:rFonts w:ascii="David" w:eastAsia="Times New Roman" w:hAnsi="David" w:cs="David"/>
          <w:sz w:val="24"/>
          <w:szCs w:val="24"/>
          <w:rtl/>
          <w:lang w:val="en"/>
        </w:rPr>
      </w:pPr>
      <w:r w:rsidRPr="007125D6">
        <w:rPr>
          <w:rFonts w:ascii="David" w:eastAsia="Times New Roman" w:hAnsi="David" w:cs="David"/>
          <w:sz w:val="24"/>
          <w:szCs w:val="24"/>
          <w:rtl/>
          <w:lang w:val="en"/>
        </w:rPr>
        <w:t xml:space="preserve">בית שמאי אומרים, הראיה שתי כסף וחגיגה מעה כסף. ובית הלל אומרים, הראיה מעה כסף, וחגיגה שתי כסף (משנה חגיגה א, </w:t>
      </w:r>
      <w:r>
        <w:rPr>
          <w:rFonts w:ascii="David" w:eastAsia="Times New Roman" w:hAnsi="David" w:cs="David" w:hint="cs"/>
          <w:sz w:val="24"/>
          <w:szCs w:val="24"/>
          <w:rtl/>
          <w:lang w:val="en"/>
        </w:rPr>
        <w:t>א-</w:t>
      </w:r>
      <w:r w:rsidRPr="007125D6">
        <w:rPr>
          <w:rFonts w:ascii="David" w:eastAsia="Times New Roman" w:hAnsi="David" w:cs="David"/>
          <w:sz w:val="24"/>
          <w:szCs w:val="24"/>
          <w:rtl/>
          <w:lang w:val="en"/>
        </w:rPr>
        <w:t xml:space="preserve">ב). </w:t>
      </w:r>
    </w:p>
    <w:p w14:paraId="36B168B2" w14:textId="5835C21F" w:rsidR="008F4549" w:rsidRPr="00A007A8" w:rsidRDefault="00A007A8" w:rsidP="00D47FDB">
      <w:pPr>
        <w:bidi/>
        <w:jc w:val="both"/>
        <w:rPr>
          <w:rStyle w:val="en"/>
          <w:rFonts w:ascii="David" w:eastAsia="Times New Roman" w:hAnsi="David" w:cs="David"/>
          <w:b/>
          <w:bCs/>
          <w:sz w:val="24"/>
          <w:szCs w:val="24"/>
          <w:rtl/>
          <w:lang w:val="en"/>
        </w:rPr>
      </w:pPr>
      <w:r>
        <w:rPr>
          <w:rStyle w:val="en"/>
          <w:rFonts w:ascii="David" w:eastAsia="Times New Roman" w:hAnsi="David" w:cs="David" w:hint="cs"/>
          <w:sz w:val="24"/>
          <w:szCs w:val="24"/>
          <w:rtl/>
        </w:rPr>
        <w:t>המשנה השנ</w:t>
      </w:r>
      <w:r w:rsidR="00E84A3C">
        <w:rPr>
          <w:rStyle w:val="en"/>
          <w:rFonts w:ascii="David" w:eastAsia="Times New Roman" w:hAnsi="David" w:cs="David" w:hint="cs"/>
          <w:sz w:val="24"/>
          <w:szCs w:val="24"/>
          <w:rtl/>
        </w:rPr>
        <w:t>י</w:t>
      </w:r>
      <w:r>
        <w:rPr>
          <w:rStyle w:val="en"/>
          <w:rFonts w:ascii="David" w:eastAsia="Times New Roman" w:hAnsi="David" w:cs="David" w:hint="cs"/>
          <w:sz w:val="24"/>
          <w:szCs w:val="24"/>
          <w:rtl/>
        </w:rPr>
        <w:t>יה מלמדת שמצוות ראי</w:t>
      </w:r>
      <w:r w:rsidR="00E84A3C">
        <w:rPr>
          <w:rStyle w:val="en"/>
          <w:rFonts w:ascii="David" w:eastAsia="Times New Roman" w:hAnsi="David" w:cs="David" w:hint="cs"/>
          <w:sz w:val="24"/>
          <w:szCs w:val="24"/>
          <w:rtl/>
        </w:rPr>
        <w:t>י</w:t>
      </w:r>
      <w:r>
        <w:rPr>
          <w:rStyle w:val="en"/>
          <w:rFonts w:ascii="David" w:eastAsia="Times New Roman" w:hAnsi="David" w:cs="David" w:hint="cs"/>
          <w:sz w:val="24"/>
          <w:szCs w:val="24"/>
          <w:rtl/>
        </w:rPr>
        <w:t xml:space="preserve">ה מתקיימת לא רק בעלייה לרגל אלא דווקא בהבאת </w:t>
      </w:r>
      <w:r w:rsidR="00E84A3C">
        <w:rPr>
          <w:rStyle w:val="en"/>
          <w:rFonts w:ascii="David" w:eastAsia="Times New Roman" w:hAnsi="David" w:cs="David" w:hint="cs"/>
          <w:sz w:val="24"/>
          <w:szCs w:val="24"/>
          <w:rtl/>
        </w:rPr>
        <w:t>קורב</w:t>
      </w:r>
      <w:r>
        <w:rPr>
          <w:rStyle w:val="en"/>
          <w:rFonts w:ascii="David" w:eastAsia="Times New Roman" w:hAnsi="David" w:cs="David" w:hint="cs"/>
          <w:sz w:val="24"/>
          <w:szCs w:val="24"/>
          <w:rtl/>
        </w:rPr>
        <w:t>ן.</w:t>
      </w:r>
      <w:r w:rsidR="00D47FDB">
        <w:rPr>
          <w:rStyle w:val="en"/>
          <w:rFonts w:ascii="David" w:eastAsia="Times New Roman" w:hAnsi="David" w:cs="David" w:hint="cs"/>
          <w:sz w:val="24"/>
          <w:szCs w:val="24"/>
          <w:rtl/>
        </w:rPr>
        <w:t xml:space="preserve"> ניתן לקרוא את המילה 'ראיה' במשנה א' לאור משנה ב' ולפרש כי הביטוי "</w:t>
      </w:r>
      <w:proofErr w:type="spellStart"/>
      <w:r w:rsidR="00D47FDB">
        <w:rPr>
          <w:rStyle w:val="en"/>
          <w:rFonts w:ascii="David" w:eastAsia="Times New Roman" w:hAnsi="David" w:cs="David" w:hint="cs"/>
          <w:sz w:val="24"/>
          <w:szCs w:val="24"/>
          <w:rtl/>
        </w:rPr>
        <w:t>הכל</w:t>
      </w:r>
      <w:proofErr w:type="spellEnd"/>
      <w:r w:rsidR="00D47FDB">
        <w:rPr>
          <w:rStyle w:val="en"/>
          <w:rFonts w:ascii="David" w:eastAsia="Times New Roman" w:hAnsi="David" w:cs="David" w:hint="cs"/>
          <w:sz w:val="24"/>
          <w:szCs w:val="24"/>
          <w:rtl/>
        </w:rPr>
        <w:t xml:space="preserve"> חייבין בראיה" מתייחס ל</w:t>
      </w:r>
      <w:r w:rsidR="00E84A3C">
        <w:rPr>
          <w:rStyle w:val="en"/>
          <w:rFonts w:ascii="David" w:eastAsia="Times New Roman" w:hAnsi="David" w:cs="David" w:hint="cs"/>
          <w:sz w:val="24"/>
          <w:szCs w:val="24"/>
          <w:rtl/>
        </w:rPr>
        <w:t>קורב</w:t>
      </w:r>
      <w:r w:rsidR="00D47FDB">
        <w:rPr>
          <w:rStyle w:val="en"/>
          <w:rFonts w:ascii="David" w:eastAsia="Times New Roman" w:hAnsi="David" w:cs="David" w:hint="cs"/>
          <w:sz w:val="24"/>
          <w:szCs w:val="24"/>
          <w:rtl/>
        </w:rPr>
        <w:t>ן. אך ניתן גם להבין שיש שתי מצוות נפרדות</w:t>
      </w:r>
      <w:r w:rsidR="00D47FDB">
        <w:rPr>
          <w:rStyle w:val="en"/>
          <w:rFonts w:ascii="David" w:eastAsia="Times New Roman" w:hAnsi="David" w:cs="David"/>
          <w:sz w:val="24"/>
          <w:szCs w:val="24"/>
          <w:rtl/>
        </w:rPr>
        <w:t>—</w:t>
      </w:r>
      <w:r w:rsidR="00D47FDB">
        <w:rPr>
          <w:rStyle w:val="en"/>
          <w:rFonts w:ascii="David" w:eastAsia="Times New Roman" w:hAnsi="David" w:cs="David" w:hint="cs"/>
          <w:sz w:val="24"/>
          <w:szCs w:val="24"/>
          <w:rtl/>
        </w:rPr>
        <w:t xml:space="preserve">החובה לעלות לרגל ולראות את פני ה' והחובה להביא </w:t>
      </w:r>
      <w:r w:rsidR="00E84A3C">
        <w:rPr>
          <w:rStyle w:val="en"/>
          <w:rFonts w:ascii="David" w:eastAsia="Times New Roman" w:hAnsi="David" w:cs="David" w:hint="cs"/>
          <w:sz w:val="24"/>
          <w:szCs w:val="24"/>
          <w:rtl/>
        </w:rPr>
        <w:t>קורב</w:t>
      </w:r>
      <w:r w:rsidR="00D47FDB">
        <w:rPr>
          <w:rStyle w:val="en"/>
          <w:rFonts w:ascii="David" w:eastAsia="Times New Roman" w:hAnsi="David" w:cs="David" w:hint="cs"/>
          <w:sz w:val="24"/>
          <w:szCs w:val="24"/>
          <w:rtl/>
        </w:rPr>
        <w:t xml:space="preserve">ן עולה. כך אכן מבחין הירושלמי בראשית המסכת בין 'ראיית פנים' ל'ראיית קרבן' (ירושלמי </w:t>
      </w:r>
      <w:r w:rsidR="00C76123">
        <w:rPr>
          <w:rStyle w:val="en"/>
          <w:rFonts w:ascii="David" w:eastAsia="Times New Roman" w:hAnsi="David" w:cs="David" w:hint="cs"/>
          <w:sz w:val="24"/>
          <w:szCs w:val="24"/>
          <w:rtl/>
          <w:lang w:val="en-US"/>
        </w:rPr>
        <w:t xml:space="preserve">חגיגה א, א, </w:t>
      </w:r>
      <w:proofErr w:type="spellStart"/>
      <w:r w:rsidR="00C76123">
        <w:rPr>
          <w:rStyle w:val="en"/>
          <w:rFonts w:ascii="David" w:eastAsia="Times New Roman" w:hAnsi="David" w:cs="David" w:hint="cs"/>
          <w:sz w:val="24"/>
          <w:szCs w:val="24"/>
          <w:rtl/>
          <w:lang w:val="en-US"/>
        </w:rPr>
        <w:t>עה</w:t>
      </w:r>
      <w:proofErr w:type="spellEnd"/>
      <w:r w:rsidR="00C76123">
        <w:rPr>
          <w:rStyle w:val="en"/>
          <w:rFonts w:ascii="David" w:eastAsia="Times New Roman" w:hAnsi="David" w:cs="David" w:hint="cs"/>
          <w:sz w:val="24"/>
          <w:szCs w:val="24"/>
          <w:rtl/>
          <w:lang w:val="en-US"/>
        </w:rPr>
        <w:t xml:space="preserve"> ע"א</w:t>
      </w:r>
      <w:r w:rsidR="00D47FDB">
        <w:rPr>
          <w:rStyle w:val="en"/>
          <w:rFonts w:ascii="David" w:eastAsia="Times New Roman" w:hAnsi="David" w:cs="David" w:hint="cs"/>
          <w:sz w:val="24"/>
          <w:szCs w:val="24"/>
          <w:rtl/>
          <w:lang w:val="en-US"/>
        </w:rPr>
        <w:t xml:space="preserve">). </w:t>
      </w:r>
      <w:r w:rsidR="00702106">
        <w:rPr>
          <w:rStyle w:val="en"/>
          <w:rFonts w:ascii="David" w:eastAsia="Times New Roman" w:hAnsi="David" w:cs="David" w:hint="cs"/>
          <w:sz w:val="24"/>
          <w:szCs w:val="24"/>
          <w:rtl/>
          <w:lang w:val="en-US"/>
        </w:rPr>
        <w:t>[[בכוונה השתמשת בגרש אחד?]]</w:t>
      </w:r>
    </w:p>
    <w:p w14:paraId="0436A304" w14:textId="77777777" w:rsidR="00A007A8" w:rsidRPr="007125D6" w:rsidRDefault="00A007A8" w:rsidP="00065A5D">
      <w:pPr>
        <w:bidi/>
        <w:jc w:val="both"/>
        <w:rPr>
          <w:rFonts w:ascii="David" w:hAnsi="David" w:cs="David"/>
          <w:b/>
          <w:bCs/>
          <w:sz w:val="24"/>
          <w:szCs w:val="24"/>
          <w:rtl/>
        </w:rPr>
      </w:pPr>
    </w:p>
    <w:p w14:paraId="4F0A44B0" w14:textId="77777777" w:rsidR="008F4549" w:rsidRPr="007125D6" w:rsidRDefault="008F4549" w:rsidP="00065A5D">
      <w:pPr>
        <w:bidi/>
        <w:spacing w:line="278" w:lineRule="auto"/>
        <w:jc w:val="both"/>
        <w:rPr>
          <w:rFonts w:ascii="David" w:hAnsi="David" w:cs="David"/>
          <w:b/>
          <w:bCs/>
          <w:sz w:val="24"/>
          <w:szCs w:val="24"/>
          <w:rtl/>
        </w:rPr>
      </w:pPr>
      <w:r w:rsidRPr="007125D6">
        <w:rPr>
          <w:rFonts w:ascii="David" w:hAnsi="David" w:cs="David"/>
          <w:b/>
          <w:bCs/>
          <w:sz w:val="24"/>
          <w:szCs w:val="24"/>
          <w:rtl/>
        </w:rPr>
        <w:t xml:space="preserve">יראה או יראה? </w:t>
      </w:r>
    </w:p>
    <w:p w14:paraId="57F9ED7A" w14:textId="3992BEBE" w:rsidR="008F4549" w:rsidRPr="007125D6" w:rsidRDefault="008F4549" w:rsidP="00065A5D">
      <w:pPr>
        <w:bidi/>
        <w:spacing w:line="278" w:lineRule="auto"/>
        <w:jc w:val="both"/>
        <w:rPr>
          <w:rFonts w:ascii="David" w:hAnsi="David" w:cs="David"/>
          <w:sz w:val="24"/>
          <w:szCs w:val="24"/>
        </w:rPr>
      </w:pPr>
      <w:r w:rsidRPr="007125D6">
        <w:rPr>
          <w:rFonts w:ascii="David" w:hAnsi="David" w:cs="David"/>
          <w:sz w:val="24"/>
          <w:szCs w:val="24"/>
          <w:rtl/>
        </w:rPr>
        <w:t xml:space="preserve">הזכרנו שבכל שלושת המופעים של מצוות עליה לרגל מופיע הביטוי הייחודי "יראה כל </w:t>
      </w:r>
      <w:proofErr w:type="spellStart"/>
      <w:r w:rsidRPr="007125D6">
        <w:rPr>
          <w:rFonts w:ascii="David" w:hAnsi="David" w:cs="David"/>
          <w:sz w:val="24"/>
          <w:szCs w:val="24"/>
          <w:rtl/>
        </w:rPr>
        <w:t>זכורך</w:t>
      </w:r>
      <w:proofErr w:type="spellEnd"/>
      <w:r w:rsidRPr="007125D6">
        <w:rPr>
          <w:rFonts w:ascii="David" w:hAnsi="David" w:cs="David"/>
          <w:sz w:val="24"/>
          <w:szCs w:val="24"/>
          <w:rtl/>
        </w:rPr>
        <w:t xml:space="preserve"> את/אל פני האדון ה'". אלא שיש משהו מ</w:t>
      </w:r>
      <w:r w:rsidR="00B3753D">
        <w:rPr>
          <w:rFonts w:ascii="David" w:hAnsi="David" w:cs="David" w:hint="cs"/>
          <w:sz w:val="24"/>
          <w:szCs w:val="24"/>
          <w:rtl/>
        </w:rPr>
        <w:t>שונה</w:t>
      </w:r>
      <w:r w:rsidRPr="007125D6">
        <w:rPr>
          <w:rFonts w:ascii="David" w:hAnsi="David" w:cs="David"/>
          <w:sz w:val="24"/>
          <w:szCs w:val="24"/>
          <w:rtl/>
        </w:rPr>
        <w:t xml:space="preserve"> בביטוי החוזר הזה. הפועל </w:t>
      </w:r>
      <w:proofErr w:type="spellStart"/>
      <w:r w:rsidRPr="007125D6">
        <w:rPr>
          <w:rFonts w:ascii="David" w:hAnsi="David" w:cs="David"/>
          <w:sz w:val="24"/>
          <w:szCs w:val="24"/>
          <w:rtl/>
        </w:rPr>
        <w:t>רא"ה</w:t>
      </w:r>
      <w:proofErr w:type="spellEnd"/>
      <w:r w:rsidRPr="007125D6">
        <w:rPr>
          <w:rFonts w:ascii="David" w:hAnsi="David" w:cs="David"/>
          <w:sz w:val="24"/>
          <w:szCs w:val="24"/>
          <w:rtl/>
        </w:rPr>
        <w:t xml:space="preserve"> מופיע בדרך כלל במקרא בצורתו הפעילה (בניין קל) בלוויית מושא ישיר: לראות את. כך למשל בספר שמוא</w:t>
      </w:r>
      <w:r w:rsidRPr="007125D6">
        <w:rPr>
          <w:rFonts w:ascii="David" w:hAnsi="David" w:cs="David"/>
          <w:sz w:val="24"/>
          <w:szCs w:val="24"/>
          <w:rtl/>
          <w:lang w:val="en-US"/>
        </w:rPr>
        <w:t>ל:</w:t>
      </w:r>
      <w:r w:rsidRPr="007125D6">
        <w:rPr>
          <w:rFonts w:ascii="David" w:hAnsi="David" w:cs="David"/>
          <w:sz w:val="24"/>
          <w:szCs w:val="24"/>
          <w:lang w:val="en-US"/>
        </w:rPr>
        <w:t xml:space="preserve"> </w:t>
      </w:r>
      <w:r w:rsidRPr="007125D6">
        <w:rPr>
          <w:rFonts w:ascii="David" w:hAnsi="David" w:cs="David"/>
          <w:sz w:val="24"/>
          <w:szCs w:val="24"/>
          <w:rtl/>
        </w:rPr>
        <w:t xml:space="preserve">"בְּבֹאֲךָ </w:t>
      </w:r>
      <w:r w:rsidRPr="007125D6">
        <w:rPr>
          <w:rFonts w:ascii="David" w:hAnsi="David" w:cs="David"/>
          <w:b/>
          <w:bCs/>
          <w:sz w:val="24"/>
          <w:szCs w:val="24"/>
          <w:rtl/>
        </w:rPr>
        <w:t>לִרְאוֹת אֶת פָּנָי</w:t>
      </w:r>
      <w:r w:rsidRPr="007125D6">
        <w:rPr>
          <w:rFonts w:ascii="David" w:hAnsi="David" w:cs="David"/>
          <w:sz w:val="24"/>
          <w:szCs w:val="24"/>
          <w:rtl/>
        </w:rPr>
        <w:t>" (שמ"ב ג</w:t>
      </w:r>
      <w:r w:rsidRPr="007125D6">
        <w:rPr>
          <w:rFonts w:ascii="David" w:hAnsi="David" w:cs="David"/>
          <w:sz w:val="24"/>
          <w:szCs w:val="24"/>
          <w:rtl/>
        </w:rPr>
        <w:t xml:space="preserve">, </w:t>
      </w:r>
      <w:proofErr w:type="spellStart"/>
      <w:r w:rsidRPr="007125D6">
        <w:rPr>
          <w:rFonts w:ascii="David" w:hAnsi="David" w:cs="David"/>
          <w:sz w:val="24"/>
          <w:szCs w:val="24"/>
          <w:rtl/>
        </w:rPr>
        <w:t>יג</w:t>
      </w:r>
      <w:proofErr w:type="spellEnd"/>
      <w:r w:rsidRPr="007125D6">
        <w:rPr>
          <w:rFonts w:ascii="David" w:hAnsi="David" w:cs="David"/>
          <w:sz w:val="24"/>
          <w:szCs w:val="24"/>
          <w:rtl/>
        </w:rPr>
        <w:t xml:space="preserve">). לעומת זאת, הפועל </w:t>
      </w:r>
      <w:proofErr w:type="spellStart"/>
      <w:r w:rsidRPr="007125D6">
        <w:rPr>
          <w:rFonts w:ascii="David" w:hAnsi="David" w:cs="David"/>
          <w:sz w:val="24"/>
          <w:szCs w:val="24"/>
          <w:rtl/>
        </w:rPr>
        <w:t>רא"ה</w:t>
      </w:r>
      <w:proofErr w:type="spellEnd"/>
      <w:r w:rsidRPr="007125D6">
        <w:rPr>
          <w:rFonts w:ascii="David" w:hAnsi="David" w:cs="David"/>
          <w:sz w:val="24"/>
          <w:szCs w:val="24"/>
          <w:rtl/>
        </w:rPr>
        <w:t xml:space="preserve"> בצורתו הפסיבית (בנין נפעל) מלווה בדרך כלל במושא עקיף:</w:t>
      </w:r>
      <w:r w:rsidRPr="007125D6">
        <w:rPr>
          <w:rFonts w:ascii="David" w:hAnsi="David" w:cs="David"/>
          <w:sz w:val="24"/>
          <w:szCs w:val="24"/>
          <w:lang w:val="en-US"/>
        </w:rPr>
        <w:t xml:space="preserve"> </w:t>
      </w:r>
      <w:r w:rsidRPr="007125D6">
        <w:rPr>
          <w:rFonts w:ascii="David" w:hAnsi="David" w:cs="David"/>
          <w:sz w:val="24"/>
          <w:szCs w:val="24"/>
          <w:rtl/>
          <w:lang w:val="en-US"/>
        </w:rPr>
        <w:t>להיראות ל/אל.</w:t>
      </w:r>
      <w:r w:rsidRPr="007125D6">
        <w:rPr>
          <w:rStyle w:val="FootnoteReference"/>
          <w:rFonts w:ascii="David" w:hAnsi="David" w:cs="David"/>
          <w:sz w:val="24"/>
          <w:szCs w:val="24"/>
          <w:rtl/>
          <w:lang w:val="en-US"/>
        </w:rPr>
        <w:footnoteReference w:id="2"/>
      </w:r>
      <w:r w:rsidRPr="007125D6">
        <w:rPr>
          <w:rFonts w:ascii="David" w:hAnsi="David" w:cs="David"/>
          <w:sz w:val="24"/>
          <w:szCs w:val="24"/>
          <w:rtl/>
          <w:lang w:val="en-US"/>
        </w:rPr>
        <w:t xml:space="preserve"> כך למשל בספר דניאל:</w:t>
      </w:r>
      <w:r w:rsidRPr="007125D6">
        <w:rPr>
          <w:rFonts w:ascii="David" w:hAnsi="David" w:cs="David"/>
          <w:sz w:val="24"/>
          <w:szCs w:val="24"/>
          <w:lang w:val="en-US"/>
        </w:rPr>
        <w:t xml:space="preserve"> </w:t>
      </w:r>
      <w:r w:rsidRPr="007125D6">
        <w:rPr>
          <w:rFonts w:ascii="David" w:hAnsi="David" w:cs="David"/>
          <w:sz w:val="24"/>
          <w:szCs w:val="24"/>
          <w:rtl/>
          <w:lang w:val="en-US"/>
        </w:rPr>
        <w:t>"</w:t>
      </w:r>
      <w:r w:rsidRPr="007125D6">
        <w:rPr>
          <w:rFonts w:ascii="David" w:hAnsi="David" w:cs="David"/>
          <w:sz w:val="24"/>
          <w:szCs w:val="24"/>
          <w:rtl/>
        </w:rPr>
        <w:t>"</w:t>
      </w:r>
      <w:proofErr w:type="spellStart"/>
      <w:r w:rsidRPr="007125D6">
        <w:rPr>
          <w:rFonts w:ascii="David" w:hAnsi="David" w:cs="David"/>
          <w:sz w:val="24"/>
          <w:szCs w:val="24"/>
          <w:rtl/>
        </w:rPr>
        <w:t>חָזוֹן</w:t>
      </w:r>
      <w:proofErr w:type="spellEnd"/>
      <w:r w:rsidRPr="007125D6">
        <w:rPr>
          <w:rFonts w:ascii="David" w:hAnsi="David" w:cs="David"/>
          <w:sz w:val="24"/>
          <w:szCs w:val="24"/>
          <w:rtl/>
        </w:rPr>
        <w:t xml:space="preserve"> נִרְאָה אֵלַי" (</w:t>
      </w:r>
      <w:r w:rsidR="00702106">
        <w:rPr>
          <w:rFonts w:ascii="David" w:hAnsi="David" w:cs="David" w:hint="cs"/>
          <w:sz w:val="24"/>
          <w:szCs w:val="24"/>
          <w:rtl/>
        </w:rPr>
        <w:t>דניאל</w:t>
      </w:r>
      <w:r w:rsidR="00702106">
        <w:rPr>
          <w:rFonts w:ascii="David" w:hAnsi="David" w:cs="David" w:hint="cs"/>
          <w:sz w:val="24"/>
          <w:szCs w:val="24"/>
          <w:rtl/>
        </w:rPr>
        <w:t xml:space="preserve"> </w:t>
      </w:r>
      <w:r w:rsidRPr="007125D6">
        <w:rPr>
          <w:rFonts w:ascii="David" w:hAnsi="David" w:cs="David"/>
          <w:sz w:val="24"/>
          <w:szCs w:val="24"/>
          <w:rtl/>
        </w:rPr>
        <w:t xml:space="preserve">ח, יא). </w:t>
      </w:r>
      <w:r w:rsidRPr="007125D6">
        <w:rPr>
          <w:rFonts w:ascii="David" w:hAnsi="David" w:cs="David"/>
          <w:sz w:val="24"/>
          <w:szCs w:val="24"/>
          <w:rtl/>
          <w:lang w:val="en-US"/>
        </w:rPr>
        <w:t>אך בפסוקים על עלי</w:t>
      </w:r>
      <w:r w:rsidR="00E84A3C">
        <w:rPr>
          <w:rFonts w:ascii="David" w:hAnsi="David" w:cs="David" w:hint="cs"/>
          <w:sz w:val="24"/>
          <w:szCs w:val="24"/>
          <w:rtl/>
          <w:lang w:val="en-US"/>
        </w:rPr>
        <w:t>י</w:t>
      </w:r>
      <w:r w:rsidRPr="007125D6">
        <w:rPr>
          <w:rFonts w:ascii="David" w:hAnsi="David" w:cs="David"/>
          <w:sz w:val="24"/>
          <w:szCs w:val="24"/>
          <w:rtl/>
          <w:lang w:val="en-US"/>
        </w:rPr>
        <w:t xml:space="preserve">ה לרגל יש </w:t>
      </w:r>
      <w:r w:rsidR="00B3753D">
        <w:rPr>
          <w:rFonts w:ascii="David" w:hAnsi="David" w:cs="David" w:hint="cs"/>
          <w:sz w:val="24"/>
          <w:szCs w:val="24"/>
          <w:rtl/>
          <w:lang w:val="en-US"/>
        </w:rPr>
        <w:t>צרימה בכך ש</w:t>
      </w:r>
      <w:r w:rsidRPr="007125D6">
        <w:rPr>
          <w:rFonts w:ascii="David" w:hAnsi="David" w:cs="David"/>
          <w:sz w:val="24"/>
          <w:szCs w:val="24"/>
          <w:rtl/>
          <w:lang w:val="en-US"/>
        </w:rPr>
        <w:t xml:space="preserve">הפועל </w:t>
      </w:r>
      <w:proofErr w:type="spellStart"/>
      <w:r w:rsidRPr="007125D6">
        <w:rPr>
          <w:rFonts w:ascii="David" w:hAnsi="David" w:cs="David"/>
          <w:sz w:val="24"/>
          <w:szCs w:val="24"/>
          <w:rtl/>
          <w:lang w:val="en-US"/>
        </w:rPr>
        <w:t>רא"ה</w:t>
      </w:r>
      <w:proofErr w:type="spellEnd"/>
      <w:r w:rsidRPr="007125D6">
        <w:rPr>
          <w:rFonts w:ascii="David" w:hAnsi="David" w:cs="David"/>
          <w:sz w:val="24"/>
          <w:szCs w:val="24"/>
          <w:rtl/>
          <w:lang w:val="en-US"/>
        </w:rPr>
        <w:t xml:space="preserve"> בבניין קל</w:t>
      </w:r>
      <w:r w:rsidR="00B3753D">
        <w:rPr>
          <w:rFonts w:ascii="David" w:hAnsi="David" w:cs="David" w:hint="cs"/>
          <w:sz w:val="24"/>
          <w:szCs w:val="24"/>
          <w:rtl/>
          <w:lang w:val="en-US"/>
        </w:rPr>
        <w:t xml:space="preserve"> (</w:t>
      </w:r>
      <w:r w:rsidRPr="007125D6">
        <w:rPr>
          <w:rFonts w:ascii="David" w:hAnsi="David" w:cs="David"/>
          <w:sz w:val="24"/>
          <w:szCs w:val="24"/>
          <w:rtl/>
          <w:lang w:val="en-US"/>
        </w:rPr>
        <w:t>אקטיבי</w:t>
      </w:r>
      <w:r w:rsidR="00B3753D">
        <w:rPr>
          <w:rFonts w:ascii="David" w:hAnsi="David" w:cs="David" w:hint="cs"/>
          <w:sz w:val="24"/>
          <w:szCs w:val="24"/>
          <w:rtl/>
          <w:lang w:val="en-US"/>
        </w:rPr>
        <w:t xml:space="preserve">) </w:t>
      </w:r>
      <w:r w:rsidRPr="007125D6">
        <w:rPr>
          <w:rFonts w:ascii="David" w:hAnsi="David" w:cs="David"/>
          <w:sz w:val="24"/>
          <w:szCs w:val="24"/>
          <w:rtl/>
          <w:lang w:val="en-US"/>
        </w:rPr>
        <w:t>מלווה במושא ישיר:</w:t>
      </w:r>
      <w:r w:rsidRPr="007125D6">
        <w:rPr>
          <w:rFonts w:ascii="David" w:hAnsi="David" w:cs="David"/>
          <w:sz w:val="24"/>
          <w:szCs w:val="24"/>
          <w:lang w:val="en-US"/>
        </w:rPr>
        <w:t xml:space="preserve"> </w:t>
      </w:r>
      <w:r w:rsidRPr="007125D6">
        <w:rPr>
          <w:rFonts w:ascii="David" w:hAnsi="David" w:cs="David"/>
          <w:sz w:val="24"/>
          <w:szCs w:val="24"/>
          <w:rtl/>
          <w:lang w:val="en-US"/>
        </w:rPr>
        <w:t>"</w:t>
      </w:r>
      <w:r w:rsidRPr="007125D6">
        <w:rPr>
          <w:rFonts w:ascii="David" w:hAnsi="David" w:cs="David"/>
          <w:color w:val="202122"/>
          <w:sz w:val="24"/>
          <w:szCs w:val="24"/>
          <w:shd w:val="clear" w:color="auto" w:fill="FFFFFF"/>
          <w:rtl/>
        </w:rPr>
        <w:t>יֵרָאֶה את"</w:t>
      </w:r>
      <w:r w:rsidRPr="007125D6">
        <w:rPr>
          <w:rFonts w:ascii="David" w:hAnsi="David" w:cs="David"/>
          <w:sz w:val="24"/>
          <w:szCs w:val="24"/>
          <w:rtl/>
          <w:lang w:val="en-US"/>
        </w:rPr>
        <w:t xml:space="preserve">. פרשנים החל </w:t>
      </w:r>
      <w:proofErr w:type="spellStart"/>
      <w:r w:rsidRPr="007125D6">
        <w:rPr>
          <w:rFonts w:ascii="David" w:hAnsi="David" w:cs="David"/>
          <w:sz w:val="24"/>
          <w:szCs w:val="24"/>
          <w:rtl/>
          <w:lang w:val="en-US"/>
        </w:rPr>
        <w:t>משד"ל</w:t>
      </w:r>
      <w:proofErr w:type="spellEnd"/>
      <w:r w:rsidRPr="007125D6">
        <w:rPr>
          <w:rStyle w:val="FootnoteReference"/>
          <w:rFonts w:ascii="David" w:hAnsi="David" w:cs="David"/>
          <w:sz w:val="24"/>
          <w:szCs w:val="24"/>
          <w:rtl/>
          <w:lang w:val="en-US"/>
        </w:rPr>
        <w:footnoteReference w:id="3"/>
      </w:r>
      <w:r w:rsidRPr="007125D6">
        <w:rPr>
          <w:rFonts w:ascii="David" w:hAnsi="David" w:cs="David"/>
          <w:sz w:val="24"/>
          <w:szCs w:val="24"/>
          <w:rtl/>
          <w:lang w:val="en-US"/>
        </w:rPr>
        <w:t xml:space="preserve"> עמדו על צרימה זו וטענו שהחריגה בניקוד המילה 'יראה' נבעה מרצון למתן את דברי התורה על ראיית פני ה' ולהרחיק את ההגשמה הטמונה ברעיון זה:</w:t>
      </w:r>
      <w:r w:rsidRPr="007125D6">
        <w:rPr>
          <w:rFonts w:ascii="David" w:hAnsi="David" w:cs="David"/>
          <w:sz w:val="24"/>
          <w:szCs w:val="24"/>
          <w:lang w:val="en-US"/>
        </w:rPr>
        <w:t xml:space="preserve"> </w:t>
      </w:r>
    </w:p>
    <w:p w14:paraId="2A183D7C" w14:textId="182DEAE7" w:rsidR="008F4549" w:rsidRPr="007125D6" w:rsidRDefault="000370E0" w:rsidP="000370E0">
      <w:pPr>
        <w:bidi/>
        <w:spacing w:line="278" w:lineRule="auto"/>
        <w:ind w:left="720"/>
        <w:rPr>
          <w:rFonts w:ascii="David" w:hAnsi="David" w:cs="David"/>
          <w:sz w:val="24"/>
          <w:szCs w:val="24"/>
          <w:rtl/>
        </w:rPr>
        <w:pPrChange w:id="60" w:author="Yotam Fromm" w:date="2025-08-27T22:56:00Z" w16du:dateUtc="2025-08-27T19:56:00Z">
          <w:pPr>
            <w:bidi/>
            <w:ind w:left="360"/>
            <w:jc w:val="both"/>
          </w:pPr>
        </w:pPrChange>
      </w:pPr>
      <w:r w:rsidRPr="000370E0">
        <w:rPr>
          <w:rFonts w:ascii="David" w:hAnsi="David" w:cs="David" w:hint="cs"/>
          <w:sz w:val="24"/>
          <w:szCs w:val="24"/>
          <w:rtl/>
        </w:rPr>
        <w:t>כוונת</w:t>
      </w:r>
      <w:r w:rsidRPr="000370E0">
        <w:rPr>
          <w:rFonts w:ascii="David" w:hAnsi="David" w:cs="David"/>
          <w:sz w:val="24"/>
          <w:szCs w:val="24"/>
          <w:rtl/>
        </w:rPr>
        <w:t xml:space="preserve"> </w:t>
      </w:r>
      <w:r w:rsidRPr="000370E0">
        <w:rPr>
          <w:rFonts w:ascii="David" w:hAnsi="David" w:cs="David" w:hint="cs"/>
          <w:sz w:val="24"/>
          <w:szCs w:val="24"/>
          <w:rtl/>
        </w:rPr>
        <w:t>הנביא</w:t>
      </w:r>
      <w:r w:rsidRPr="000370E0">
        <w:rPr>
          <w:rFonts w:ascii="David" w:hAnsi="David" w:cs="David"/>
          <w:sz w:val="24"/>
          <w:szCs w:val="24"/>
          <w:rtl/>
        </w:rPr>
        <w:t xml:space="preserve"> </w:t>
      </w:r>
      <w:r w:rsidRPr="000370E0">
        <w:rPr>
          <w:rFonts w:ascii="David" w:hAnsi="David" w:cs="David" w:hint="cs"/>
          <w:sz w:val="24"/>
          <w:szCs w:val="24"/>
          <w:rtl/>
        </w:rPr>
        <w:t>לומר</w:t>
      </w:r>
      <w:r w:rsidRPr="000370E0">
        <w:rPr>
          <w:rFonts w:ascii="David" w:hAnsi="David" w:cs="David"/>
          <w:sz w:val="24"/>
          <w:szCs w:val="24"/>
          <w:rtl/>
        </w:rPr>
        <w:t xml:space="preserve"> </w:t>
      </w:r>
      <w:r w:rsidRPr="000370E0">
        <w:rPr>
          <w:rFonts w:ascii="David" w:hAnsi="David" w:cs="David" w:hint="cs"/>
          <w:sz w:val="24"/>
          <w:szCs w:val="24"/>
          <w:rtl/>
        </w:rPr>
        <w:t>לראות</w:t>
      </w:r>
      <w:r w:rsidRPr="000370E0">
        <w:rPr>
          <w:rFonts w:ascii="David" w:hAnsi="David" w:cs="David"/>
          <w:sz w:val="24"/>
          <w:szCs w:val="24"/>
          <w:rtl/>
        </w:rPr>
        <w:t xml:space="preserve"> </w:t>
      </w:r>
      <w:r w:rsidRPr="000370E0">
        <w:rPr>
          <w:rFonts w:ascii="David" w:hAnsi="David" w:cs="David" w:hint="cs"/>
          <w:sz w:val="24"/>
          <w:szCs w:val="24"/>
          <w:rtl/>
        </w:rPr>
        <w:t>פני</w:t>
      </w:r>
      <w:r w:rsidRPr="000370E0">
        <w:rPr>
          <w:rFonts w:ascii="David" w:hAnsi="David" w:cs="David"/>
          <w:sz w:val="24"/>
          <w:szCs w:val="24"/>
          <w:rtl/>
        </w:rPr>
        <w:t xml:space="preserve">, </w:t>
      </w:r>
      <w:r w:rsidRPr="000370E0">
        <w:rPr>
          <w:rFonts w:ascii="David" w:hAnsi="David" w:cs="David" w:hint="cs"/>
          <w:sz w:val="24"/>
          <w:szCs w:val="24"/>
          <w:rtl/>
        </w:rPr>
        <w:t>והיא</w:t>
      </w:r>
      <w:r w:rsidRPr="000370E0">
        <w:rPr>
          <w:rFonts w:ascii="David" w:hAnsi="David" w:cs="David"/>
          <w:sz w:val="24"/>
          <w:szCs w:val="24"/>
          <w:rtl/>
        </w:rPr>
        <w:t xml:space="preserve"> </w:t>
      </w:r>
      <w:r w:rsidRPr="000370E0">
        <w:rPr>
          <w:rFonts w:ascii="David" w:hAnsi="David" w:cs="David" w:hint="cs"/>
          <w:sz w:val="24"/>
          <w:szCs w:val="24"/>
          <w:rtl/>
        </w:rPr>
        <w:t>מליצה</w:t>
      </w:r>
      <w:r w:rsidRPr="000370E0">
        <w:rPr>
          <w:rFonts w:ascii="David" w:hAnsi="David" w:cs="David"/>
          <w:sz w:val="24"/>
          <w:szCs w:val="24"/>
          <w:rtl/>
        </w:rPr>
        <w:t xml:space="preserve"> </w:t>
      </w:r>
      <w:r w:rsidRPr="000370E0">
        <w:rPr>
          <w:rFonts w:ascii="David" w:hAnsi="David" w:cs="David" w:hint="cs"/>
          <w:sz w:val="24"/>
          <w:szCs w:val="24"/>
          <w:rtl/>
        </w:rPr>
        <w:t>דרך</w:t>
      </w:r>
      <w:r w:rsidRPr="000370E0">
        <w:rPr>
          <w:rFonts w:ascii="David" w:hAnsi="David" w:cs="David"/>
          <w:sz w:val="24"/>
          <w:szCs w:val="24"/>
          <w:rtl/>
        </w:rPr>
        <w:t xml:space="preserve"> </w:t>
      </w:r>
      <w:r w:rsidRPr="000370E0">
        <w:rPr>
          <w:rFonts w:ascii="David" w:hAnsi="David" w:cs="David" w:hint="cs"/>
          <w:sz w:val="24"/>
          <w:szCs w:val="24"/>
          <w:rtl/>
        </w:rPr>
        <w:t>משל</w:t>
      </w:r>
      <w:r>
        <w:rPr>
          <w:rFonts w:ascii="David" w:hAnsi="David" w:cs="David" w:hint="cs"/>
          <w:sz w:val="24"/>
          <w:szCs w:val="24"/>
          <w:rtl/>
        </w:rPr>
        <w:t xml:space="preserve">... </w:t>
      </w:r>
      <w:r w:rsidRPr="000370E0">
        <w:rPr>
          <w:rFonts w:ascii="David" w:hAnsi="David" w:cs="David" w:hint="cs"/>
          <w:sz w:val="24"/>
          <w:szCs w:val="24"/>
          <w:rtl/>
        </w:rPr>
        <w:t>אפס</w:t>
      </w:r>
      <w:r w:rsidRPr="000370E0">
        <w:rPr>
          <w:rFonts w:ascii="David" w:hAnsi="David" w:cs="David"/>
          <w:sz w:val="24"/>
          <w:szCs w:val="24"/>
          <w:rtl/>
        </w:rPr>
        <w:t xml:space="preserve"> </w:t>
      </w:r>
      <w:r w:rsidRPr="000370E0">
        <w:rPr>
          <w:rFonts w:ascii="David" w:hAnsi="David" w:cs="David" w:hint="cs"/>
          <w:sz w:val="24"/>
          <w:szCs w:val="24"/>
          <w:rtl/>
        </w:rPr>
        <w:t>בעלי</w:t>
      </w:r>
      <w:r w:rsidRPr="000370E0">
        <w:rPr>
          <w:rFonts w:ascii="David" w:hAnsi="David" w:cs="David"/>
          <w:sz w:val="24"/>
          <w:szCs w:val="24"/>
          <w:rtl/>
        </w:rPr>
        <w:t xml:space="preserve"> </w:t>
      </w:r>
      <w:r w:rsidRPr="000370E0">
        <w:rPr>
          <w:rFonts w:ascii="David" w:hAnsi="David" w:cs="David" w:hint="cs"/>
          <w:sz w:val="24"/>
          <w:szCs w:val="24"/>
          <w:rtl/>
        </w:rPr>
        <w:t>הניקוד</w:t>
      </w:r>
      <w:r w:rsidRPr="000370E0">
        <w:rPr>
          <w:rFonts w:ascii="David" w:hAnsi="David" w:cs="David"/>
          <w:sz w:val="24"/>
          <w:szCs w:val="24"/>
          <w:rtl/>
        </w:rPr>
        <w:t xml:space="preserve"> (</w:t>
      </w:r>
      <w:r w:rsidRPr="000370E0">
        <w:rPr>
          <w:rFonts w:ascii="David" w:hAnsi="David" w:cs="David" w:hint="cs"/>
          <w:sz w:val="24"/>
          <w:szCs w:val="24"/>
          <w:rtl/>
        </w:rPr>
        <w:t>לפי</w:t>
      </w:r>
      <w:r w:rsidRPr="000370E0">
        <w:rPr>
          <w:rFonts w:ascii="David" w:hAnsi="David" w:cs="David"/>
          <w:sz w:val="24"/>
          <w:szCs w:val="24"/>
          <w:rtl/>
        </w:rPr>
        <w:t xml:space="preserve"> </w:t>
      </w:r>
      <w:r w:rsidRPr="000370E0">
        <w:rPr>
          <w:rFonts w:ascii="David" w:hAnsi="David" w:cs="David" w:hint="cs"/>
          <w:sz w:val="24"/>
          <w:szCs w:val="24"/>
          <w:rtl/>
        </w:rPr>
        <w:t>קבלה</w:t>
      </w:r>
      <w:r w:rsidRPr="000370E0">
        <w:rPr>
          <w:rFonts w:ascii="David" w:hAnsi="David" w:cs="David"/>
          <w:sz w:val="24"/>
          <w:szCs w:val="24"/>
          <w:rtl/>
        </w:rPr>
        <w:t xml:space="preserve"> </w:t>
      </w:r>
      <w:proofErr w:type="spellStart"/>
      <w:r w:rsidRPr="000370E0">
        <w:rPr>
          <w:rFonts w:ascii="David" w:hAnsi="David" w:cs="David" w:hint="cs"/>
          <w:sz w:val="24"/>
          <w:szCs w:val="24"/>
          <w:rtl/>
        </w:rPr>
        <w:t>שהיתה</w:t>
      </w:r>
      <w:proofErr w:type="spellEnd"/>
      <w:r w:rsidRPr="000370E0">
        <w:rPr>
          <w:rFonts w:ascii="David" w:hAnsi="David" w:cs="David"/>
          <w:sz w:val="24"/>
          <w:szCs w:val="24"/>
          <w:rtl/>
        </w:rPr>
        <w:t xml:space="preserve"> </w:t>
      </w:r>
      <w:r w:rsidRPr="000370E0">
        <w:rPr>
          <w:rFonts w:ascii="David" w:hAnsi="David" w:cs="David" w:hint="cs"/>
          <w:sz w:val="24"/>
          <w:szCs w:val="24"/>
          <w:rtl/>
        </w:rPr>
        <w:t>בידם</w:t>
      </w:r>
      <w:r w:rsidRPr="000370E0">
        <w:rPr>
          <w:rFonts w:ascii="David" w:hAnsi="David" w:cs="David"/>
          <w:sz w:val="24"/>
          <w:szCs w:val="24"/>
          <w:rtl/>
        </w:rPr>
        <w:t xml:space="preserve"> </w:t>
      </w:r>
      <w:r w:rsidRPr="000370E0">
        <w:rPr>
          <w:rFonts w:ascii="David" w:hAnsi="David" w:cs="David" w:hint="cs"/>
          <w:sz w:val="24"/>
          <w:szCs w:val="24"/>
          <w:rtl/>
        </w:rPr>
        <w:t>מחכמי</w:t>
      </w:r>
      <w:r w:rsidRPr="000370E0">
        <w:rPr>
          <w:rFonts w:ascii="David" w:hAnsi="David" w:cs="David"/>
          <w:sz w:val="24"/>
          <w:szCs w:val="24"/>
          <w:rtl/>
        </w:rPr>
        <w:t xml:space="preserve"> </w:t>
      </w:r>
      <w:r w:rsidRPr="000370E0">
        <w:rPr>
          <w:rFonts w:ascii="David" w:hAnsi="David" w:cs="David" w:hint="cs"/>
          <w:sz w:val="24"/>
          <w:szCs w:val="24"/>
          <w:rtl/>
        </w:rPr>
        <w:t>בית</w:t>
      </w:r>
      <w:r w:rsidRPr="000370E0">
        <w:rPr>
          <w:rFonts w:ascii="David" w:hAnsi="David" w:cs="David"/>
          <w:sz w:val="24"/>
          <w:szCs w:val="24"/>
          <w:rtl/>
        </w:rPr>
        <w:t xml:space="preserve"> </w:t>
      </w:r>
      <w:r w:rsidRPr="000370E0">
        <w:rPr>
          <w:rFonts w:ascii="David" w:hAnsi="David" w:cs="David" w:hint="cs"/>
          <w:sz w:val="24"/>
          <w:szCs w:val="24"/>
          <w:rtl/>
        </w:rPr>
        <w:t>שני</w:t>
      </w:r>
      <w:r w:rsidRPr="000370E0">
        <w:rPr>
          <w:rFonts w:ascii="David" w:hAnsi="David" w:cs="David"/>
          <w:sz w:val="24"/>
          <w:szCs w:val="24"/>
          <w:rtl/>
        </w:rPr>
        <w:t xml:space="preserve">) </w:t>
      </w:r>
      <w:r w:rsidRPr="000370E0">
        <w:rPr>
          <w:rFonts w:ascii="David" w:hAnsi="David" w:cs="David" w:hint="cs"/>
          <w:sz w:val="24"/>
          <w:szCs w:val="24"/>
          <w:rtl/>
        </w:rPr>
        <w:t>תיקנו</w:t>
      </w:r>
      <w:r w:rsidRPr="000370E0">
        <w:rPr>
          <w:rFonts w:ascii="David" w:hAnsi="David" w:cs="David"/>
          <w:sz w:val="24"/>
          <w:szCs w:val="24"/>
          <w:rtl/>
        </w:rPr>
        <w:t xml:space="preserve"> </w:t>
      </w:r>
      <w:r w:rsidRPr="000370E0">
        <w:rPr>
          <w:rFonts w:ascii="David" w:hAnsi="David" w:cs="David" w:hint="cs"/>
          <w:sz w:val="24"/>
          <w:szCs w:val="24"/>
          <w:rtl/>
        </w:rPr>
        <w:t>הלשון</w:t>
      </w:r>
      <w:r w:rsidRPr="000370E0">
        <w:rPr>
          <w:rFonts w:ascii="David" w:hAnsi="David" w:cs="David"/>
          <w:sz w:val="24"/>
          <w:szCs w:val="24"/>
          <w:rtl/>
        </w:rPr>
        <w:t xml:space="preserve"> </w:t>
      </w:r>
      <w:r w:rsidRPr="000370E0">
        <w:rPr>
          <w:rFonts w:ascii="David" w:hAnsi="David" w:cs="David" w:hint="cs"/>
          <w:sz w:val="24"/>
          <w:szCs w:val="24"/>
          <w:rtl/>
        </w:rPr>
        <w:t>דרך</w:t>
      </w:r>
      <w:r w:rsidRPr="000370E0">
        <w:rPr>
          <w:rFonts w:ascii="David" w:hAnsi="David" w:cs="David"/>
          <w:sz w:val="24"/>
          <w:szCs w:val="24"/>
          <w:rtl/>
        </w:rPr>
        <w:t xml:space="preserve"> </w:t>
      </w:r>
      <w:r w:rsidRPr="000370E0">
        <w:rPr>
          <w:rFonts w:ascii="David" w:hAnsi="David" w:cs="David" w:hint="cs"/>
          <w:sz w:val="24"/>
          <w:szCs w:val="24"/>
          <w:rtl/>
        </w:rPr>
        <w:t>כבוד</w:t>
      </w:r>
      <w:r w:rsidRPr="000370E0">
        <w:rPr>
          <w:rFonts w:ascii="David" w:hAnsi="David" w:cs="David"/>
          <w:sz w:val="24"/>
          <w:szCs w:val="24"/>
          <w:rtl/>
        </w:rPr>
        <w:t xml:space="preserve">, </w:t>
      </w:r>
      <w:r w:rsidRPr="000370E0">
        <w:rPr>
          <w:rFonts w:ascii="David" w:hAnsi="David" w:cs="David" w:hint="cs"/>
          <w:sz w:val="24"/>
          <w:szCs w:val="24"/>
          <w:rtl/>
        </w:rPr>
        <w:t>מפני</w:t>
      </w:r>
      <w:r w:rsidRPr="000370E0">
        <w:rPr>
          <w:rFonts w:ascii="David" w:hAnsi="David" w:cs="David"/>
          <w:sz w:val="24"/>
          <w:szCs w:val="24"/>
          <w:rtl/>
        </w:rPr>
        <w:t xml:space="preserve"> </w:t>
      </w:r>
      <w:r w:rsidRPr="000370E0">
        <w:rPr>
          <w:rFonts w:ascii="David" w:hAnsi="David" w:cs="David" w:hint="cs"/>
          <w:sz w:val="24"/>
          <w:szCs w:val="24"/>
          <w:rtl/>
        </w:rPr>
        <w:t>ההדיוטות</w:t>
      </w:r>
      <w:r w:rsidRPr="000370E0">
        <w:rPr>
          <w:rFonts w:ascii="David" w:hAnsi="David" w:cs="David"/>
          <w:sz w:val="24"/>
          <w:szCs w:val="24"/>
          <w:rtl/>
        </w:rPr>
        <w:t xml:space="preserve"> </w:t>
      </w:r>
      <w:r w:rsidRPr="000370E0">
        <w:rPr>
          <w:rFonts w:ascii="David" w:hAnsi="David" w:cs="David" w:hint="cs"/>
          <w:sz w:val="24"/>
          <w:szCs w:val="24"/>
          <w:rtl/>
        </w:rPr>
        <w:t>שלא</w:t>
      </w:r>
      <w:r w:rsidRPr="000370E0">
        <w:rPr>
          <w:rFonts w:ascii="David" w:hAnsi="David" w:cs="David"/>
          <w:sz w:val="24"/>
          <w:szCs w:val="24"/>
          <w:rtl/>
        </w:rPr>
        <w:t xml:space="preserve"> </w:t>
      </w:r>
      <w:r w:rsidRPr="000370E0">
        <w:rPr>
          <w:rFonts w:ascii="David" w:hAnsi="David" w:cs="David" w:hint="cs"/>
          <w:sz w:val="24"/>
          <w:szCs w:val="24"/>
          <w:rtl/>
        </w:rPr>
        <w:t>היו</w:t>
      </w:r>
      <w:r w:rsidRPr="000370E0">
        <w:rPr>
          <w:rFonts w:ascii="David" w:hAnsi="David" w:cs="David"/>
          <w:sz w:val="24"/>
          <w:szCs w:val="24"/>
          <w:rtl/>
        </w:rPr>
        <w:t xml:space="preserve"> </w:t>
      </w:r>
      <w:r w:rsidRPr="000370E0">
        <w:rPr>
          <w:rFonts w:ascii="David" w:hAnsi="David" w:cs="David" w:hint="cs"/>
          <w:sz w:val="24"/>
          <w:szCs w:val="24"/>
          <w:rtl/>
        </w:rPr>
        <w:t>מבינים</w:t>
      </w:r>
      <w:r w:rsidRPr="000370E0">
        <w:rPr>
          <w:rFonts w:ascii="David" w:hAnsi="David" w:cs="David"/>
          <w:sz w:val="24"/>
          <w:szCs w:val="24"/>
          <w:rtl/>
        </w:rPr>
        <w:t xml:space="preserve"> </w:t>
      </w:r>
      <w:r w:rsidRPr="000370E0">
        <w:rPr>
          <w:rFonts w:ascii="David" w:hAnsi="David" w:cs="David" w:hint="cs"/>
          <w:sz w:val="24"/>
          <w:szCs w:val="24"/>
          <w:rtl/>
        </w:rPr>
        <w:t>משל</w:t>
      </w:r>
      <w:r w:rsidRPr="000370E0">
        <w:rPr>
          <w:rFonts w:ascii="David" w:hAnsi="David" w:cs="David"/>
          <w:sz w:val="24"/>
          <w:szCs w:val="24"/>
          <w:rtl/>
        </w:rPr>
        <w:t xml:space="preserve"> </w:t>
      </w:r>
      <w:r w:rsidRPr="000370E0">
        <w:rPr>
          <w:rFonts w:ascii="David" w:hAnsi="David" w:cs="David" w:hint="cs"/>
          <w:sz w:val="24"/>
          <w:szCs w:val="24"/>
          <w:rtl/>
        </w:rPr>
        <w:t>ומליצה</w:t>
      </w:r>
      <w:r>
        <w:rPr>
          <w:rFonts w:ascii="David" w:hAnsi="David" w:cs="David" w:hint="cs"/>
          <w:sz w:val="24"/>
          <w:szCs w:val="24"/>
          <w:rtl/>
        </w:rPr>
        <w:t xml:space="preserve">, </w:t>
      </w:r>
      <w:r w:rsidRPr="000370E0">
        <w:rPr>
          <w:rFonts w:ascii="David" w:hAnsi="David" w:cs="David" w:hint="cs"/>
          <w:sz w:val="24"/>
          <w:szCs w:val="24"/>
          <w:rtl/>
        </w:rPr>
        <w:t>להרחיק</w:t>
      </w:r>
      <w:r w:rsidRPr="000370E0">
        <w:rPr>
          <w:rFonts w:ascii="David" w:hAnsi="David" w:cs="David"/>
          <w:sz w:val="24"/>
          <w:szCs w:val="24"/>
          <w:rtl/>
        </w:rPr>
        <w:t xml:space="preserve"> </w:t>
      </w:r>
      <w:r w:rsidRPr="000370E0">
        <w:rPr>
          <w:rFonts w:ascii="David" w:hAnsi="David" w:cs="David" w:hint="cs"/>
          <w:sz w:val="24"/>
          <w:szCs w:val="24"/>
          <w:rtl/>
        </w:rPr>
        <w:t>הגשמות</w:t>
      </w:r>
      <w:r w:rsidRPr="000370E0">
        <w:rPr>
          <w:rFonts w:ascii="David" w:hAnsi="David" w:cs="David"/>
          <w:sz w:val="24"/>
          <w:szCs w:val="24"/>
          <w:rtl/>
        </w:rPr>
        <w:t xml:space="preserve">, </w:t>
      </w:r>
      <w:r w:rsidRPr="000370E0">
        <w:rPr>
          <w:rFonts w:ascii="David" w:hAnsi="David" w:cs="David" w:hint="cs"/>
          <w:sz w:val="24"/>
          <w:szCs w:val="24"/>
          <w:rtl/>
        </w:rPr>
        <w:t>שלא</w:t>
      </w:r>
      <w:r w:rsidRPr="000370E0">
        <w:rPr>
          <w:rFonts w:ascii="David" w:hAnsi="David" w:cs="David"/>
          <w:sz w:val="24"/>
          <w:szCs w:val="24"/>
          <w:rtl/>
        </w:rPr>
        <w:t xml:space="preserve"> </w:t>
      </w:r>
      <w:r w:rsidRPr="000370E0">
        <w:rPr>
          <w:rFonts w:ascii="David" w:hAnsi="David" w:cs="David" w:hint="cs"/>
          <w:sz w:val="24"/>
          <w:szCs w:val="24"/>
          <w:rtl/>
        </w:rPr>
        <w:t>יהיה</w:t>
      </w:r>
      <w:r w:rsidRPr="000370E0">
        <w:rPr>
          <w:rFonts w:ascii="David" w:hAnsi="David" w:cs="David"/>
          <w:sz w:val="24"/>
          <w:szCs w:val="24"/>
          <w:rtl/>
        </w:rPr>
        <w:t xml:space="preserve"> </w:t>
      </w:r>
      <w:r w:rsidRPr="000370E0">
        <w:rPr>
          <w:rFonts w:ascii="David" w:hAnsi="David" w:cs="David" w:hint="cs"/>
          <w:sz w:val="24"/>
          <w:szCs w:val="24"/>
          <w:rtl/>
        </w:rPr>
        <w:t>נראה</w:t>
      </w:r>
      <w:r w:rsidRPr="000370E0">
        <w:rPr>
          <w:rFonts w:ascii="David" w:hAnsi="David" w:cs="David"/>
          <w:sz w:val="24"/>
          <w:szCs w:val="24"/>
          <w:rtl/>
        </w:rPr>
        <w:t xml:space="preserve"> </w:t>
      </w:r>
      <w:r w:rsidRPr="000370E0">
        <w:rPr>
          <w:rFonts w:ascii="David" w:hAnsi="David" w:cs="David" w:hint="cs"/>
          <w:sz w:val="24"/>
          <w:szCs w:val="24"/>
          <w:rtl/>
        </w:rPr>
        <w:t>כאילו</w:t>
      </w:r>
      <w:r w:rsidRPr="000370E0">
        <w:rPr>
          <w:rFonts w:ascii="David" w:hAnsi="David" w:cs="David"/>
          <w:sz w:val="24"/>
          <w:szCs w:val="24"/>
          <w:rtl/>
        </w:rPr>
        <w:t xml:space="preserve"> </w:t>
      </w:r>
      <w:r w:rsidRPr="000370E0">
        <w:rPr>
          <w:rFonts w:ascii="David" w:hAnsi="David" w:cs="David" w:hint="cs"/>
          <w:sz w:val="24"/>
          <w:szCs w:val="24"/>
          <w:rtl/>
        </w:rPr>
        <w:t>האדם</w:t>
      </w:r>
      <w:r w:rsidRPr="000370E0">
        <w:rPr>
          <w:rFonts w:ascii="David" w:hAnsi="David" w:cs="David"/>
          <w:sz w:val="24"/>
          <w:szCs w:val="24"/>
          <w:rtl/>
        </w:rPr>
        <w:t xml:space="preserve"> </w:t>
      </w:r>
      <w:r w:rsidRPr="000370E0">
        <w:rPr>
          <w:rFonts w:ascii="David" w:hAnsi="David" w:cs="David" w:hint="cs"/>
          <w:sz w:val="24"/>
          <w:szCs w:val="24"/>
          <w:rtl/>
        </w:rPr>
        <w:t>רואה</w:t>
      </w:r>
      <w:r w:rsidRPr="000370E0">
        <w:rPr>
          <w:rFonts w:ascii="David" w:hAnsi="David" w:cs="David"/>
          <w:sz w:val="24"/>
          <w:szCs w:val="24"/>
          <w:rtl/>
        </w:rPr>
        <w:t xml:space="preserve"> </w:t>
      </w:r>
      <w:r w:rsidRPr="000370E0">
        <w:rPr>
          <w:rFonts w:ascii="David" w:hAnsi="David" w:cs="David" w:hint="cs"/>
          <w:sz w:val="24"/>
          <w:szCs w:val="24"/>
          <w:rtl/>
        </w:rPr>
        <w:t>פני</w:t>
      </w:r>
      <w:r w:rsidRPr="000370E0">
        <w:rPr>
          <w:rFonts w:ascii="David" w:hAnsi="David" w:cs="David"/>
          <w:sz w:val="24"/>
          <w:szCs w:val="24"/>
          <w:rtl/>
        </w:rPr>
        <w:t xml:space="preserve"> </w:t>
      </w:r>
      <w:proofErr w:type="spellStart"/>
      <w:r w:rsidRPr="000370E0">
        <w:rPr>
          <w:rFonts w:ascii="David" w:hAnsi="David" w:cs="David" w:hint="cs"/>
          <w:sz w:val="24"/>
          <w:szCs w:val="24"/>
          <w:rtl/>
        </w:rPr>
        <w:t>האלהים</w:t>
      </w:r>
      <w:proofErr w:type="spellEnd"/>
      <w:r w:rsidR="0075785C">
        <w:rPr>
          <w:rFonts w:ascii="David" w:hAnsi="David" w:cs="David" w:hint="cs"/>
          <w:sz w:val="24"/>
          <w:szCs w:val="24"/>
          <w:rtl/>
        </w:rPr>
        <w:t>.</w:t>
      </w:r>
      <w:r w:rsidR="0075785C">
        <w:rPr>
          <w:rStyle w:val="FootnoteReference"/>
          <w:rFonts w:ascii="David" w:hAnsi="David" w:cs="David"/>
          <w:sz w:val="24"/>
          <w:szCs w:val="24"/>
          <w:rtl/>
        </w:rPr>
        <w:footnoteReference w:id="4"/>
      </w:r>
    </w:p>
    <w:p w14:paraId="3193FF3C" w14:textId="7588E96F" w:rsidR="00207965" w:rsidRPr="009E4D95" w:rsidRDefault="008F4549" w:rsidP="00065A5D">
      <w:pPr>
        <w:bidi/>
        <w:jc w:val="both"/>
        <w:rPr>
          <w:rFonts w:ascii="David" w:hAnsi="David" w:cs="David"/>
          <w:sz w:val="24"/>
          <w:szCs w:val="24"/>
          <w:rtl/>
          <w:lang w:val="en-US"/>
        </w:rPr>
      </w:pPr>
      <w:r w:rsidRPr="007125D6">
        <w:rPr>
          <w:rFonts w:ascii="David" w:hAnsi="David" w:cs="David"/>
          <w:sz w:val="24"/>
          <w:szCs w:val="24"/>
          <w:rtl/>
        </w:rPr>
        <w:t xml:space="preserve">לטענתו של </w:t>
      </w:r>
      <w:proofErr w:type="spellStart"/>
      <w:r w:rsidRPr="007125D6">
        <w:rPr>
          <w:rFonts w:ascii="David" w:hAnsi="David" w:cs="David"/>
          <w:sz w:val="24"/>
          <w:szCs w:val="24"/>
          <w:rtl/>
        </w:rPr>
        <w:t>שד"ל</w:t>
      </w:r>
      <w:proofErr w:type="spellEnd"/>
      <w:r w:rsidRPr="007125D6">
        <w:rPr>
          <w:rFonts w:ascii="David" w:hAnsi="David" w:cs="David"/>
          <w:sz w:val="24"/>
          <w:szCs w:val="24"/>
        </w:rPr>
        <w:t>,</w:t>
      </w:r>
      <w:r w:rsidRPr="007125D6">
        <w:rPr>
          <w:rFonts w:ascii="David" w:hAnsi="David" w:cs="David"/>
          <w:sz w:val="24"/>
          <w:szCs w:val="24"/>
          <w:rtl/>
        </w:rPr>
        <w:t xml:space="preserve"> המובן המקורי של פעלי הראייה </w:t>
      </w:r>
      <w:r w:rsidR="00207965">
        <w:rPr>
          <w:rFonts w:ascii="David" w:hAnsi="David" w:cs="David" w:hint="cs"/>
          <w:sz w:val="24"/>
          <w:szCs w:val="24"/>
          <w:rtl/>
        </w:rPr>
        <w:t>ה</w:t>
      </w:r>
      <w:r w:rsidRPr="007125D6">
        <w:rPr>
          <w:rFonts w:ascii="David" w:hAnsi="David" w:cs="David"/>
          <w:sz w:val="24"/>
          <w:szCs w:val="24"/>
          <w:rtl/>
        </w:rPr>
        <w:t xml:space="preserve">מוזכרים במקרא ביחס לפרשות העלייה לרגל הוא של ראייה </w:t>
      </w:r>
      <w:proofErr w:type="spellStart"/>
      <w:r w:rsidRPr="007125D6">
        <w:rPr>
          <w:rFonts w:ascii="David" w:hAnsi="David" w:cs="David"/>
          <w:sz w:val="24"/>
          <w:szCs w:val="24"/>
          <w:rtl/>
        </w:rPr>
        <w:t>בבנין</w:t>
      </w:r>
      <w:proofErr w:type="spellEnd"/>
      <w:r w:rsidRPr="007125D6">
        <w:rPr>
          <w:rFonts w:ascii="David" w:hAnsi="David" w:cs="David"/>
          <w:sz w:val="24"/>
          <w:szCs w:val="24"/>
          <w:rtl/>
        </w:rPr>
        <w:t xml:space="preserve"> קל, כך שפעלים </w:t>
      </w:r>
      <w:r w:rsidR="00207965">
        <w:rPr>
          <w:rFonts w:ascii="David" w:hAnsi="David" w:cs="David" w:hint="cs"/>
          <w:sz w:val="24"/>
          <w:szCs w:val="24"/>
          <w:rtl/>
        </w:rPr>
        <w:t>אלו</w:t>
      </w:r>
      <w:r w:rsidRPr="007125D6">
        <w:rPr>
          <w:rFonts w:ascii="David" w:hAnsi="David" w:cs="David"/>
          <w:sz w:val="24"/>
          <w:szCs w:val="24"/>
          <w:rtl/>
        </w:rPr>
        <w:t xml:space="preserve"> מתארים את ראייתו של האדם את פני האל.</w:t>
      </w:r>
      <w:r w:rsidRPr="007125D6">
        <w:rPr>
          <w:rStyle w:val="FootnoteReference"/>
          <w:rFonts w:ascii="David" w:hAnsi="David" w:cs="David"/>
          <w:sz w:val="24"/>
          <w:szCs w:val="24"/>
          <w:rtl/>
        </w:rPr>
        <w:footnoteReference w:id="5"/>
      </w:r>
      <w:r w:rsidR="00207965">
        <w:rPr>
          <w:rFonts w:ascii="David" w:hAnsi="David" w:cs="David" w:hint="cs"/>
          <w:sz w:val="24"/>
          <w:szCs w:val="24"/>
          <w:rtl/>
        </w:rPr>
        <w:t xml:space="preserve"> </w:t>
      </w:r>
      <w:r w:rsidRPr="007125D6">
        <w:rPr>
          <w:rFonts w:ascii="David" w:hAnsi="David" w:cs="David"/>
          <w:sz w:val="24"/>
          <w:szCs w:val="24"/>
          <w:rtl/>
        </w:rPr>
        <w:t xml:space="preserve">משחק המילים </w:t>
      </w:r>
      <w:r w:rsidRPr="007125D6">
        <w:rPr>
          <w:rFonts w:ascii="David" w:hAnsi="David" w:cs="David"/>
          <w:sz w:val="24"/>
          <w:szCs w:val="24"/>
          <w:rtl/>
          <w:lang w:val="en-US"/>
        </w:rPr>
        <w:t>יִרְאֶה/יֵרָאֶה</w:t>
      </w:r>
      <w:r w:rsidRPr="007125D6">
        <w:rPr>
          <w:rFonts w:ascii="David" w:hAnsi="David" w:cs="David"/>
          <w:sz w:val="24"/>
          <w:szCs w:val="24"/>
          <w:rtl/>
        </w:rPr>
        <w:t xml:space="preserve"> מאפשר את הרחבת גבולות מצוות ראייה</w:t>
      </w:r>
      <w:r w:rsidR="00207965">
        <w:rPr>
          <w:rFonts w:ascii="David" w:hAnsi="David" w:cs="David" w:hint="cs"/>
          <w:sz w:val="24"/>
          <w:szCs w:val="24"/>
          <w:rtl/>
        </w:rPr>
        <w:t>: האדם בא לא רק כדי להיראות לפני ה' אלא גם כדי לראות את פניו</w:t>
      </w:r>
      <w:r w:rsidRPr="007125D6">
        <w:rPr>
          <w:rFonts w:ascii="David" w:hAnsi="David" w:cs="David"/>
          <w:sz w:val="24"/>
          <w:szCs w:val="24"/>
          <w:rtl/>
        </w:rPr>
        <w:t xml:space="preserve">. כך למשל דורש הספרי: "יראה—כדרך שבא לראות כך בא לראות" (ספרי דברים ראה </w:t>
      </w:r>
      <w:proofErr w:type="spellStart"/>
      <w:r w:rsidRPr="007125D6">
        <w:rPr>
          <w:rFonts w:ascii="David" w:hAnsi="David" w:cs="David"/>
          <w:sz w:val="24"/>
          <w:szCs w:val="24"/>
          <w:rtl/>
        </w:rPr>
        <w:t>פיסקא</w:t>
      </w:r>
      <w:proofErr w:type="spellEnd"/>
      <w:r w:rsidRPr="007125D6">
        <w:rPr>
          <w:rFonts w:ascii="David" w:hAnsi="David" w:cs="David"/>
          <w:sz w:val="24"/>
          <w:szCs w:val="24"/>
          <w:rtl/>
        </w:rPr>
        <w:t xml:space="preserve"> </w:t>
      </w:r>
      <w:proofErr w:type="spellStart"/>
      <w:r w:rsidRPr="007125D6">
        <w:rPr>
          <w:rFonts w:ascii="David" w:hAnsi="David" w:cs="David"/>
          <w:sz w:val="24"/>
          <w:szCs w:val="24"/>
          <w:rtl/>
        </w:rPr>
        <w:t>קמג</w:t>
      </w:r>
      <w:proofErr w:type="spellEnd"/>
      <w:r w:rsidRPr="007125D6">
        <w:rPr>
          <w:rFonts w:ascii="David" w:hAnsi="David" w:cs="David"/>
          <w:sz w:val="24"/>
          <w:szCs w:val="24"/>
          <w:rtl/>
        </w:rPr>
        <w:t>). המדרש קורא את המילה 'יראה' כבסיס לעיקרון רחב המנחה את מצוות העלייה לרגל: עיקרון ההדדיות. כשם שאדם עולה לרגל כדי לראות את פני ה', כך הוא גם עולה כדי להופיע ולהיראות לפני ה'.</w:t>
      </w:r>
      <w:r w:rsidR="009E4D95">
        <w:rPr>
          <w:rFonts w:ascii="David" w:hAnsi="David" w:cs="David" w:hint="cs"/>
          <w:sz w:val="24"/>
          <w:szCs w:val="24"/>
          <w:rtl/>
        </w:rPr>
        <w:t xml:space="preserve"> כשם שהוא מתגלה בפני ה', כך גם מתגלה ה' בפניו, כפי שנאמר בירושלמי:</w:t>
      </w:r>
      <w:r w:rsidR="009E4D95">
        <w:rPr>
          <w:rFonts w:ascii="David" w:hAnsi="David" w:cs="David"/>
          <w:sz w:val="24"/>
          <w:szCs w:val="24"/>
          <w:lang w:val="en-US"/>
        </w:rPr>
        <w:t xml:space="preserve"> </w:t>
      </w:r>
      <w:r w:rsidR="009E4D95">
        <w:rPr>
          <w:rFonts w:ascii="David" w:hAnsi="David" w:cs="David" w:hint="cs"/>
          <w:sz w:val="24"/>
          <w:szCs w:val="24"/>
          <w:rtl/>
          <w:lang w:val="en-US"/>
        </w:rPr>
        <w:t xml:space="preserve">"מניין שכל המקיים מצוות ראייה כאילו קיבל פני שכינה, מן </w:t>
      </w:r>
      <w:proofErr w:type="spellStart"/>
      <w:r w:rsidR="009E4D95">
        <w:rPr>
          <w:rFonts w:ascii="David" w:hAnsi="David" w:cs="David" w:hint="cs"/>
          <w:sz w:val="24"/>
          <w:szCs w:val="24"/>
          <w:rtl/>
          <w:lang w:val="en-US"/>
        </w:rPr>
        <w:t>הדא</w:t>
      </w:r>
      <w:proofErr w:type="spellEnd"/>
      <w:r w:rsidR="009E4D95">
        <w:rPr>
          <w:rFonts w:ascii="David" w:hAnsi="David" w:cs="David" w:hint="cs"/>
          <w:sz w:val="24"/>
          <w:szCs w:val="24"/>
          <w:rtl/>
          <w:lang w:val="en-US"/>
        </w:rPr>
        <w:t>:</w:t>
      </w:r>
      <w:r w:rsidR="009E4D95">
        <w:rPr>
          <w:rFonts w:ascii="David" w:hAnsi="David" w:cs="David"/>
          <w:sz w:val="24"/>
          <w:szCs w:val="24"/>
          <w:lang w:val="en-US"/>
        </w:rPr>
        <w:t xml:space="preserve"> </w:t>
      </w:r>
      <w:r w:rsidR="009E4D95">
        <w:rPr>
          <w:rFonts w:ascii="David" w:hAnsi="David" w:cs="David" w:hint="cs"/>
          <w:sz w:val="24"/>
          <w:szCs w:val="24"/>
          <w:rtl/>
          <w:lang w:val="en-US"/>
        </w:rPr>
        <w:t xml:space="preserve">'שלש פעמים בשנה יראה כל </w:t>
      </w:r>
      <w:proofErr w:type="spellStart"/>
      <w:r w:rsidR="009E4D95">
        <w:rPr>
          <w:rFonts w:ascii="David" w:hAnsi="David" w:cs="David" w:hint="cs"/>
          <w:sz w:val="24"/>
          <w:szCs w:val="24"/>
          <w:rtl/>
          <w:lang w:val="en-US"/>
        </w:rPr>
        <w:t>זכורך</w:t>
      </w:r>
      <w:proofErr w:type="spellEnd"/>
      <w:r w:rsidR="009E4D95">
        <w:rPr>
          <w:rFonts w:ascii="David" w:hAnsi="David" w:cs="David" w:hint="cs"/>
          <w:sz w:val="24"/>
          <w:szCs w:val="24"/>
          <w:rtl/>
          <w:lang w:val="en-US"/>
        </w:rPr>
        <w:t xml:space="preserve"> את פני האדון ה'" (ירושלמי חגיגה א, ה, </w:t>
      </w:r>
      <w:proofErr w:type="spellStart"/>
      <w:r w:rsidR="009E4D95">
        <w:rPr>
          <w:rFonts w:ascii="David" w:hAnsi="David" w:cs="David" w:hint="cs"/>
          <w:sz w:val="24"/>
          <w:szCs w:val="24"/>
          <w:rtl/>
          <w:lang w:val="en-US"/>
        </w:rPr>
        <w:t>עו</w:t>
      </w:r>
      <w:proofErr w:type="spellEnd"/>
      <w:r w:rsidR="009E4D95">
        <w:rPr>
          <w:rFonts w:ascii="David" w:hAnsi="David" w:cs="David" w:hint="cs"/>
          <w:sz w:val="24"/>
          <w:szCs w:val="24"/>
          <w:rtl/>
          <w:lang w:val="en-US"/>
        </w:rPr>
        <w:t xml:space="preserve"> ע"א). </w:t>
      </w:r>
      <w:r w:rsidR="00315B71">
        <w:rPr>
          <w:rFonts w:ascii="David" w:hAnsi="David" w:cs="David" w:hint="cs"/>
          <w:sz w:val="24"/>
          <w:szCs w:val="24"/>
          <w:rtl/>
          <w:lang w:val="en-US"/>
        </w:rPr>
        <w:t xml:space="preserve">[[מזכיר את דברי הרמב״ם במורה נבוכים ג מה יא </w:t>
      </w:r>
      <w:r w:rsidR="00315B71">
        <w:rPr>
          <w:rFonts w:ascii="David" w:hAnsi="David" w:cs="David"/>
          <w:sz w:val="24"/>
          <w:szCs w:val="24"/>
          <w:rtl/>
          <w:lang w:val="en-US"/>
        </w:rPr>
        <w:t>–</w:t>
      </w:r>
      <w:r w:rsidR="00315B71">
        <w:rPr>
          <w:rFonts w:ascii="David" w:hAnsi="David" w:cs="David" w:hint="cs"/>
          <w:sz w:val="24"/>
          <w:szCs w:val="24"/>
          <w:rtl/>
          <w:lang w:val="en-US"/>
        </w:rPr>
        <w:t xml:space="preserve"> כ. לדוגמא:</w:t>
      </w:r>
      <w:r w:rsidR="00315B71" w:rsidRPr="00315B71">
        <w:rPr>
          <w:rtl/>
        </w:rPr>
        <w:t xml:space="preserve"> </w:t>
      </w:r>
      <w:r w:rsidR="00315B71" w:rsidRPr="00315B71">
        <w:rPr>
          <w:rFonts w:ascii="David" w:hAnsi="David" w:cs="David"/>
          <w:sz w:val="24"/>
          <w:szCs w:val="24"/>
          <w:rtl/>
          <w:lang w:val="en-US"/>
        </w:rPr>
        <w:t>"</w:t>
      </w:r>
      <w:r w:rsidR="00315B71" w:rsidRPr="00315B71">
        <w:rPr>
          <w:rFonts w:ascii="David" w:hAnsi="David" w:cs="David" w:hint="cs"/>
          <w:sz w:val="24"/>
          <w:szCs w:val="24"/>
          <w:rtl/>
          <w:lang w:val="en-US"/>
        </w:rPr>
        <w:t>ידוע</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לך</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כמה</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התורה</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הדגישה</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את</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ההאמנה</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ברוממות</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המקדש</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ויראתו</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כדי</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שתושג</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לאדם</w:t>
      </w:r>
      <w:r w:rsidR="00315B71" w:rsidRPr="00315B71">
        <w:rPr>
          <w:rFonts w:ascii="David" w:hAnsi="David" w:cs="David"/>
          <w:sz w:val="24"/>
          <w:szCs w:val="24"/>
          <w:rtl/>
          <w:lang w:val="en-US"/>
        </w:rPr>
        <w:t xml:space="preserve"> </w:t>
      </w:r>
      <w:proofErr w:type="spellStart"/>
      <w:r w:rsidR="00315B71" w:rsidRPr="00315B71">
        <w:rPr>
          <w:rFonts w:ascii="David" w:hAnsi="David" w:cs="David" w:hint="cs"/>
          <w:sz w:val="24"/>
          <w:szCs w:val="24"/>
          <w:rtl/>
          <w:lang w:val="en-US"/>
        </w:rPr>
        <w:t>היפעלות</w:t>
      </w:r>
      <w:proofErr w:type="spellEnd"/>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של</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הכנעה</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ורוך</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בראייתו</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ונאמר</w:t>
      </w:r>
      <w:r w:rsidR="00315B71" w:rsidRPr="00315B71">
        <w:rPr>
          <w:rFonts w:ascii="David" w:hAnsi="David" w:cs="David"/>
          <w:sz w:val="24"/>
          <w:szCs w:val="24"/>
          <w:rtl/>
          <w:lang w:val="en-US"/>
        </w:rPr>
        <w:t>: '</w:t>
      </w:r>
      <w:r w:rsidR="00315B71" w:rsidRPr="00315B71">
        <w:rPr>
          <w:rFonts w:ascii="David" w:hAnsi="David" w:cs="David" w:hint="cs"/>
          <w:sz w:val="24"/>
          <w:szCs w:val="24"/>
          <w:rtl/>
          <w:lang w:val="en-US"/>
        </w:rPr>
        <w:t>וּמִקְדָּשִׁי</w:t>
      </w:r>
      <w:r w:rsidR="00315B71" w:rsidRPr="00315B71">
        <w:rPr>
          <w:rFonts w:ascii="David" w:hAnsi="David" w:cs="David"/>
          <w:sz w:val="24"/>
          <w:szCs w:val="24"/>
          <w:rtl/>
          <w:lang w:val="en-US"/>
        </w:rPr>
        <w:t xml:space="preserve"> </w:t>
      </w:r>
      <w:r w:rsidR="00315B71" w:rsidRPr="00315B71">
        <w:rPr>
          <w:rFonts w:ascii="David" w:hAnsi="David" w:cs="David" w:hint="cs"/>
          <w:sz w:val="24"/>
          <w:szCs w:val="24"/>
          <w:rtl/>
          <w:lang w:val="en-US"/>
        </w:rPr>
        <w:t>תִּירָאוּ</w:t>
      </w:r>
      <w:r w:rsidR="00315B71" w:rsidRPr="00315B71">
        <w:rPr>
          <w:rFonts w:ascii="David" w:hAnsi="David" w:cs="David"/>
          <w:sz w:val="24"/>
          <w:szCs w:val="24"/>
          <w:rtl/>
          <w:lang w:val="en-US"/>
        </w:rPr>
        <w:t>' (</w:t>
      </w:r>
      <w:r w:rsidR="00315B71" w:rsidRPr="00315B71">
        <w:rPr>
          <w:rFonts w:ascii="David" w:hAnsi="David" w:cs="David" w:hint="cs"/>
          <w:sz w:val="24"/>
          <w:szCs w:val="24"/>
          <w:rtl/>
          <w:lang w:val="en-US"/>
        </w:rPr>
        <w:t>ויקרא</w:t>
      </w:r>
      <w:r w:rsidR="00315B71" w:rsidRPr="00315B71">
        <w:rPr>
          <w:rFonts w:ascii="David" w:hAnsi="David" w:cs="David"/>
          <w:sz w:val="24"/>
          <w:szCs w:val="24"/>
          <w:rtl/>
          <w:lang w:val="en-US"/>
        </w:rPr>
        <w:t xml:space="preserve"> </w:t>
      </w:r>
      <w:proofErr w:type="spellStart"/>
      <w:r w:rsidR="00315B71" w:rsidRPr="00315B71">
        <w:rPr>
          <w:rFonts w:ascii="David" w:hAnsi="David" w:cs="David" w:hint="cs"/>
          <w:sz w:val="24"/>
          <w:szCs w:val="24"/>
          <w:rtl/>
          <w:lang w:val="en-US"/>
        </w:rPr>
        <w:t>יט</w:t>
      </w:r>
      <w:r w:rsidR="00315B71" w:rsidRPr="00315B71">
        <w:rPr>
          <w:rFonts w:ascii="David" w:hAnsi="David" w:cs="David"/>
          <w:sz w:val="24"/>
          <w:szCs w:val="24"/>
          <w:rtl/>
          <w:lang w:val="en-US"/>
        </w:rPr>
        <w:t>,</w:t>
      </w:r>
      <w:r w:rsidR="00315B71" w:rsidRPr="00315B71">
        <w:rPr>
          <w:rFonts w:ascii="David" w:hAnsi="David" w:cs="David" w:hint="cs"/>
          <w:sz w:val="24"/>
          <w:szCs w:val="24"/>
          <w:rtl/>
          <w:lang w:val="en-US"/>
        </w:rPr>
        <w:t>ל</w:t>
      </w:r>
      <w:proofErr w:type="spellEnd"/>
      <w:r w:rsidR="00315B71" w:rsidRPr="00315B71">
        <w:rPr>
          <w:rFonts w:ascii="David" w:hAnsi="David" w:cs="David"/>
          <w:sz w:val="24"/>
          <w:szCs w:val="24"/>
          <w:rtl/>
          <w:lang w:val="en-US"/>
        </w:rPr>
        <w:t>)"</w:t>
      </w:r>
      <w:r w:rsidR="00315B71">
        <w:rPr>
          <w:rFonts w:ascii="David" w:hAnsi="David" w:cs="David" w:hint="cs"/>
          <w:sz w:val="24"/>
          <w:szCs w:val="24"/>
          <w:rtl/>
          <w:lang w:val="en-US"/>
        </w:rPr>
        <w:t>]]</w:t>
      </w:r>
    </w:p>
    <w:p w14:paraId="2BE721B0" w14:textId="2BD1FAEC" w:rsidR="008F4549" w:rsidRPr="00207965" w:rsidRDefault="008F4549" w:rsidP="00065A5D">
      <w:pPr>
        <w:bidi/>
        <w:ind w:firstLine="360"/>
        <w:jc w:val="both"/>
        <w:rPr>
          <w:rFonts w:ascii="David" w:hAnsi="David" w:cs="David"/>
          <w:sz w:val="24"/>
          <w:szCs w:val="24"/>
          <w:rtl/>
        </w:rPr>
      </w:pPr>
      <w:r w:rsidRPr="007125D6">
        <w:rPr>
          <w:rFonts w:ascii="David" w:hAnsi="David" w:cs="David"/>
          <w:sz w:val="24"/>
          <w:szCs w:val="24"/>
          <w:rtl/>
        </w:rPr>
        <w:t xml:space="preserve">מסכת חגיגה לכל אורכה מפתחת </w:t>
      </w:r>
      <w:r w:rsidR="00946271">
        <w:rPr>
          <w:rFonts w:ascii="David" w:hAnsi="David" w:cs="David" w:hint="cs"/>
          <w:sz w:val="24"/>
          <w:szCs w:val="24"/>
          <w:rtl/>
        </w:rPr>
        <w:t>ומדגישה את עקרון ההדדיות בראיית פני ה'</w:t>
      </w:r>
      <w:r w:rsidRPr="007125D6">
        <w:rPr>
          <w:rFonts w:ascii="David" w:hAnsi="David" w:cs="David"/>
          <w:sz w:val="24"/>
          <w:szCs w:val="24"/>
          <w:rtl/>
        </w:rPr>
        <w:t>. בראשית</w:t>
      </w:r>
      <w:r w:rsidR="00946271">
        <w:rPr>
          <w:rFonts w:ascii="David" w:hAnsi="David" w:cs="David" w:hint="cs"/>
          <w:sz w:val="24"/>
          <w:szCs w:val="24"/>
          <w:rtl/>
        </w:rPr>
        <w:t>ה</w:t>
      </w:r>
      <w:r w:rsidRPr="007125D6">
        <w:rPr>
          <w:rFonts w:ascii="David" w:hAnsi="David" w:cs="David"/>
          <w:sz w:val="24"/>
          <w:szCs w:val="24"/>
          <w:rtl/>
        </w:rPr>
        <w:t xml:space="preserve"> </w:t>
      </w:r>
      <w:r w:rsidR="00946271">
        <w:rPr>
          <w:rFonts w:ascii="David" w:hAnsi="David" w:cs="David" w:hint="cs"/>
          <w:sz w:val="24"/>
          <w:szCs w:val="24"/>
          <w:rtl/>
        </w:rPr>
        <w:t xml:space="preserve">של </w:t>
      </w:r>
      <w:proofErr w:type="spellStart"/>
      <w:r w:rsidRPr="007125D6">
        <w:rPr>
          <w:rFonts w:ascii="David" w:hAnsi="David" w:cs="David"/>
          <w:sz w:val="24"/>
          <w:szCs w:val="24"/>
          <w:rtl/>
        </w:rPr>
        <w:t>הסוגיה</w:t>
      </w:r>
      <w:proofErr w:type="spellEnd"/>
      <w:r w:rsidRPr="007125D6">
        <w:rPr>
          <w:rFonts w:ascii="David" w:hAnsi="David" w:cs="David"/>
          <w:sz w:val="24"/>
          <w:szCs w:val="24"/>
          <w:rtl/>
        </w:rPr>
        <w:t xml:space="preserve"> הראשונה של המסכת מופיעה הדרשה הבאה:</w:t>
      </w:r>
      <w:r w:rsidRPr="007125D6">
        <w:rPr>
          <w:rFonts w:ascii="David" w:hAnsi="David" w:cs="David"/>
          <w:sz w:val="24"/>
          <w:szCs w:val="24"/>
          <w:lang w:val="en-US"/>
        </w:rPr>
        <w:t xml:space="preserve"> </w:t>
      </w:r>
    </w:p>
    <w:p w14:paraId="5D042E9C" w14:textId="19E87682" w:rsidR="008F4549" w:rsidRPr="007125D6" w:rsidRDefault="008F4549" w:rsidP="00065A5D">
      <w:pPr>
        <w:bidi/>
        <w:ind w:left="360"/>
        <w:jc w:val="both"/>
        <w:rPr>
          <w:rFonts w:ascii="David" w:hAnsi="David" w:cs="David"/>
          <w:sz w:val="24"/>
          <w:szCs w:val="24"/>
          <w:rtl/>
          <w:lang w:val="en-US"/>
        </w:rPr>
      </w:pPr>
      <w:r w:rsidRPr="007125D6">
        <w:rPr>
          <w:rFonts w:ascii="David" w:hAnsi="David" w:cs="David"/>
          <w:sz w:val="24"/>
          <w:szCs w:val="24"/>
          <w:rtl/>
          <w:lang w:val="en-US"/>
        </w:rPr>
        <w:t xml:space="preserve">תניא, יוחנן בן </w:t>
      </w:r>
      <w:proofErr w:type="spellStart"/>
      <w:r w:rsidRPr="007125D6">
        <w:rPr>
          <w:rFonts w:ascii="David" w:hAnsi="David" w:cs="David"/>
          <w:sz w:val="24"/>
          <w:szCs w:val="24"/>
          <w:rtl/>
          <w:lang w:val="en-US"/>
        </w:rPr>
        <w:t>דהבאי</w:t>
      </w:r>
      <w:proofErr w:type="spellEnd"/>
      <w:r w:rsidRPr="007125D6">
        <w:rPr>
          <w:rFonts w:ascii="David" w:hAnsi="David" w:cs="David"/>
          <w:sz w:val="24"/>
          <w:szCs w:val="24"/>
          <w:rtl/>
          <w:lang w:val="en-US"/>
        </w:rPr>
        <w:t xml:space="preserve"> אומר משום רבי יהודה: סומא באחת מעיניו פטור מן הראייה, שנאמר יִרְאֶה יֵרָאֶה</w:t>
      </w:r>
      <w:r w:rsidR="00207965">
        <w:rPr>
          <w:rFonts w:ascii="David" w:hAnsi="David" w:cs="David"/>
          <w:sz w:val="24"/>
          <w:szCs w:val="24"/>
          <w:rtl/>
          <w:lang w:val="en-US"/>
        </w:rPr>
        <w:t>—</w:t>
      </w:r>
      <w:r w:rsidRPr="007125D6">
        <w:rPr>
          <w:rFonts w:ascii="David" w:hAnsi="David" w:cs="David"/>
          <w:sz w:val="24"/>
          <w:szCs w:val="24"/>
          <w:rtl/>
          <w:lang w:val="en-US"/>
        </w:rPr>
        <w:t>כדרך שבא לִרְאוֹת כך בא לֵירָאוֹת, מה לִרְאוֹת בשתי עיניו</w:t>
      </w:r>
      <w:r w:rsidR="00207965">
        <w:rPr>
          <w:rFonts w:ascii="David" w:hAnsi="David" w:cs="David"/>
          <w:sz w:val="24"/>
          <w:szCs w:val="24"/>
          <w:rtl/>
          <w:lang w:val="en-US"/>
        </w:rPr>
        <w:t>—</w:t>
      </w:r>
      <w:r w:rsidRPr="007125D6">
        <w:rPr>
          <w:rFonts w:ascii="David" w:hAnsi="David" w:cs="David"/>
          <w:sz w:val="24"/>
          <w:szCs w:val="24"/>
          <w:rtl/>
          <w:lang w:val="en-US"/>
        </w:rPr>
        <w:t>אף לֵירָאוֹת בשתי עיניו (</w:t>
      </w:r>
      <w:r w:rsidR="00315B71">
        <w:rPr>
          <w:rFonts w:ascii="David" w:hAnsi="David" w:cs="David" w:hint="cs"/>
          <w:sz w:val="24"/>
          <w:szCs w:val="24"/>
          <w:rtl/>
          <w:lang w:val="en-US"/>
        </w:rPr>
        <w:t xml:space="preserve">בבלי </w:t>
      </w:r>
      <w:r w:rsidRPr="007125D6">
        <w:rPr>
          <w:rFonts w:ascii="David" w:hAnsi="David" w:cs="David"/>
          <w:sz w:val="24"/>
          <w:szCs w:val="24"/>
          <w:rtl/>
          <w:lang w:val="en-US"/>
        </w:rPr>
        <w:t>חגיגה ב</w:t>
      </w:r>
      <w:r w:rsidR="00C154BD">
        <w:rPr>
          <w:rFonts w:ascii="David" w:hAnsi="David" w:cs="David" w:hint="cs"/>
          <w:sz w:val="24"/>
          <w:szCs w:val="24"/>
          <w:rtl/>
          <w:lang w:val="en-US"/>
        </w:rPr>
        <w:t>,</w:t>
      </w:r>
      <w:r w:rsidRPr="007125D6">
        <w:rPr>
          <w:rFonts w:ascii="David" w:hAnsi="David" w:cs="David"/>
          <w:sz w:val="24"/>
          <w:szCs w:val="24"/>
          <w:rtl/>
          <w:lang w:val="en-US"/>
        </w:rPr>
        <w:t xml:space="preserve"> ע"א). </w:t>
      </w:r>
    </w:p>
    <w:p w14:paraId="047CF011" w14:textId="34D90835" w:rsidR="008F4549" w:rsidRPr="007125D6" w:rsidRDefault="008F4549" w:rsidP="00065A5D">
      <w:pPr>
        <w:bidi/>
        <w:jc w:val="both"/>
        <w:rPr>
          <w:rFonts w:ascii="David" w:hAnsi="David" w:cs="David"/>
          <w:sz w:val="24"/>
          <w:szCs w:val="24"/>
          <w:rtl/>
          <w:lang w:val="en-US"/>
        </w:rPr>
      </w:pPr>
      <w:r w:rsidRPr="007125D6">
        <w:rPr>
          <w:rFonts w:ascii="David" w:hAnsi="David" w:cs="David"/>
          <w:sz w:val="24"/>
          <w:szCs w:val="24"/>
          <w:rtl/>
          <w:lang w:val="en-US"/>
        </w:rPr>
        <w:t>המשנה מנתה את כל הפטורים ממצוות ראי</w:t>
      </w:r>
      <w:r w:rsidR="005520F3">
        <w:rPr>
          <w:rFonts w:ascii="David" w:hAnsi="David" w:cs="David" w:hint="cs"/>
          <w:sz w:val="24"/>
          <w:szCs w:val="24"/>
          <w:rtl/>
          <w:lang w:val="en-US"/>
        </w:rPr>
        <w:t>י</w:t>
      </w:r>
      <w:r w:rsidRPr="007125D6">
        <w:rPr>
          <w:rFonts w:ascii="David" w:hAnsi="David" w:cs="David"/>
          <w:sz w:val="24"/>
          <w:szCs w:val="24"/>
          <w:rtl/>
          <w:lang w:val="en-US"/>
        </w:rPr>
        <w:t xml:space="preserve">ה, וביניהם את הסומא. רבי יוחנן בן </w:t>
      </w:r>
      <w:proofErr w:type="spellStart"/>
      <w:r w:rsidRPr="007125D6">
        <w:rPr>
          <w:rFonts w:ascii="David" w:hAnsi="David" w:cs="David"/>
          <w:sz w:val="24"/>
          <w:szCs w:val="24"/>
          <w:rtl/>
          <w:lang w:val="en-US"/>
        </w:rPr>
        <w:t>דהבאי</w:t>
      </w:r>
      <w:proofErr w:type="spellEnd"/>
      <w:r w:rsidRPr="007125D6">
        <w:rPr>
          <w:rFonts w:ascii="David" w:hAnsi="David" w:cs="David"/>
          <w:sz w:val="24"/>
          <w:szCs w:val="24"/>
          <w:rtl/>
          <w:lang w:val="en-US"/>
        </w:rPr>
        <w:t xml:space="preserve"> לומד את הפטור של הסומא מכפילותה של המילה 'יראה' ומהאפשרות לקרוא אותה בשני אופנים שונים— יִרְאֶה או יֵרָאֶה.</w:t>
      </w:r>
      <w:r w:rsidRPr="007125D6">
        <w:rPr>
          <w:rStyle w:val="FootnoteReference"/>
          <w:rFonts w:ascii="David" w:hAnsi="David" w:cs="David"/>
          <w:sz w:val="24"/>
          <w:szCs w:val="24"/>
          <w:rtl/>
          <w:lang w:val="en-US"/>
        </w:rPr>
        <w:footnoteReference w:id="6"/>
      </w:r>
      <w:r w:rsidRPr="007125D6">
        <w:rPr>
          <w:rFonts w:ascii="David" w:hAnsi="David" w:cs="David"/>
          <w:sz w:val="24"/>
          <w:szCs w:val="24"/>
          <w:rtl/>
          <w:lang w:val="en-US"/>
        </w:rPr>
        <w:t xml:space="preserve"> </w:t>
      </w:r>
      <w:r w:rsidRPr="007125D6">
        <w:rPr>
          <w:rFonts w:ascii="David" w:hAnsi="David" w:cs="David"/>
          <w:sz w:val="24"/>
          <w:szCs w:val="24"/>
          <w:rtl/>
          <w:lang w:val="en-US"/>
        </w:rPr>
        <w:lastRenderedPageBreak/>
        <w:t xml:space="preserve">כלומר, יוחנן בן </w:t>
      </w:r>
      <w:proofErr w:type="spellStart"/>
      <w:r w:rsidRPr="007125D6">
        <w:rPr>
          <w:rFonts w:ascii="David" w:hAnsi="David" w:cs="David"/>
          <w:sz w:val="24"/>
          <w:szCs w:val="24"/>
          <w:rtl/>
          <w:lang w:val="en-US"/>
        </w:rPr>
        <w:t>דהבאי</w:t>
      </w:r>
      <w:proofErr w:type="spellEnd"/>
      <w:r w:rsidRPr="007125D6">
        <w:rPr>
          <w:rFonts w:ascii="David" w:hAnsi="David" w:cs="David"/>
          <w:sz w:val="24"/>
          <w:szCs w:val="24"/>
          <w:rtl/>
          <w:lang w:val="en-US"/>
        </w:rPr>
        <w:t xml:space="preserve"> מעיד על כך שמצוות עלייה לרגל כוללת הן את החובה להיראות לפני ה' והן את האפשרות לראות את פני ה'</w:t>
      </w:r>
      <w:r w:rsidR="00B73583" w:rsidRPr="007125D6">
        <w:rPr>
          <w:rFonts w:ascii="David" w:hAnsi="David" w:cs="David"/>
          <w:sz w:val="24"/>
          <w:szCs w:val="24"/>
          <w:rtl/>
          <w:lang w:val="en-US"/>
        </w:rPr>
        <w:t>, המודגשת בכך שרק מי שיכול לראות בשתי עיניו חייב במצווה זו</w:t>
      </w:r>
      <w:r w:rsidRPr="007125D6">
        <w:rPr>
          <w:rFonts w:ascii="David" w:hAnsi="David" w:cs="David"/>
          <w:sz w:val="24"/>
          <w:szCs w:val="24"/>
          <w:rtl/>
          <w:lang w:val="en-US"/>
        </w:rPr>
        <w:t xml:space="preserve">. הברייתא של יוחנן בן </w:t>
      </w:r>
      <w:proofErr w:type="spellStart"/>
      <w:r w:rsidRPr="007125D6">
        <w:rPr>
          <w:rFonts w:ascii="David" w:hAnsi="David" w:cs="David"/>
          <w:sz w:val="24"/>
          <w:szCs w:val="24"/>
          <w:rtl/>
          <w:lang w:val="en-US"/>
        </w:rPr>
        <w:t>דהבאי</w:t>
      </w:r>
      <w:proofErr w:type="spellEnd"/>
      <w:r w:rsidRPr="007125D6">
        <w:rPr>
          <w:rFonts w:ascii="David" w:hAnsi="David" w:cs="David"/>
          <w:sz w:val="24"/>
          <w:szCs w:val="24"/>
          <w:rtl/>
          <w:lang w:val="en-US"/>
        </w:rPr>
        <w:t xml:space="preserve"> חוזרת אף בדף ד ע"ב, ומיד לאחריה מופיע הסיפור הבא: </w:t>
      </w:r>
    </w:p>
    <w:p w14:paraId="4812640A" w14:textId="1FCF75DC" w:rsidR="008F4549" w:rsidRPr="007125D6" w:rsidRDefault="008F4549" w:rsidP="00065A5D">
      <w:pPr>
        <w:bidi/>
        <w:ind w:left="720"/>
        <w:jc w:val="both"/>
        <w:rPr>
          <w:rFonts w:ascii="David" w:hAnsi="David" w:cs="David"/>
          <w:sz w:val="24"/>
          <w:szCs w:val="24"/>
          <w:rtl/>
          <w:lang w:val="en-US"/>
        </w:rPr>
      </w:pPr>
      <w:r w:rsidRPr="007125D6">
        <w:rPr>
          <w:rFonts w:ascii="David" w:hAnsi="David" w:cs="David"/>
          <w:sz w:val="24"/>
          <w:szCs w:val="24"/>
          <w:rtl/>
          <w:lang w:val="en-US"/>
        </w:rPr>
        <w:t xml:space="preserve">רב </w:t>
      </w:r>
      <w:proofErr w:type="spellStart"/>
      <w:r w:rsidRPr="007125D6">
        <w:rPr>
          <w:rFonts w:ascii="David" w:hAnsi="David" w:cs="David"/>
          <w:sz w:val="24"/>
          <w:szCs w:val="24"/>
          <w:rtl/>
          <w:lang w:val="en-US"/>
        </w:rPr>
        <w:t>הונא</w:t>
      </w:r>
      <w:proofErr w:type="spellEnd"/>
      <w:r w:rsidRPr="007125D6">
        <w:rPr>
          <w:rFonts w:ascii="David" w:hAnsi="David" w:cs="David"/>
          <w:sz w:val="24"/>
          <w:szCs w:val="24"/>
          <w:rtl/>
          <w:lang w:val="en-US"/>
        </w:rPr>
        <w:t xml:space="preserve"> כי מטי </w:t>
      </w:r>
      <w:proofErr w:type="spellStart"/>
      <w:r w:rsidRPr="007125D6">
        <w:rPr>
          <w:rFonts w:ascii="David" w:hAnsi="David" w:cs="David"/>
          <w:sz w:val="24"/>
          <w:szCs w:val="24"/>
          <w:rtl/>
          <w:lang w:val="en-US"/>
        </w:rPr>
        <w:t>להאי</w:t>
      </w:r>
      <w:proofErr w:type="spellEnd"/>
      <w:r w:rsidRPr="007125D6">
        <w:rPr>
          <w:rFonts w:ascii="David" w:hAnsi="David" w:cs="David"/>
          <w:sz w:val="24"/>
          <w:szCs w:val="24"/>
          <w:rtl/>
          <w:lang w:val="en-US"/>
        </w:rPr>
        <w:t xml:space="preserve"> קרא [</w:t>
      </w:r>
      <w:r w:rsidR="009C323A">
        <w:rPr>
          <w:rFonts w:ascii="David" w:hAnsi="David" w:cs="David" w:hint="cs"/>
          <w:sz w:val="24"/>
          <w:szCs w:val="24"/>
          <w:rtl/>
          <w:lang w:val="en-US"/>
        </w:rPr>
        <w:t>=</w:t>
      </w:r>
      <w:r w:rsidRPr="007125D6">
        <w:rPr>
          <w:rFonts w:ascii="David" w:hAnsi="David" w:cs="David"/>
          <w:sz w:val="24"/>
          <w:szCs w:val="24"/>
          <w:rtl/>
          <w:lang w:val="en-US"/>
        </w:rPr>
        <w:t>כאשר היה מגיע לפסוק זה] 'יראה' 'יראה'</w:t>
      </w:r>
      <w:r w:rsidR="00AF3E89">
        <w:rPr>
          <w:rFonts w:ascii="David" w:hAnsi="David" w:cs="David" w:hint="cs"/>
          <w:sz w:val="24"/>
          <w:szCs w:val="24"/>
          <w:rtl/>
          <w:lang w:val="en-US"/>
        </w:rPr>
        <w:t xml:space="preserve"> </w:t>
      </w:r>
      <w:r w:rsidRPr="007125D6">
        <w:rPr>
          <w:rFonts w:ascii="David" w:hAnsi="David" w:cs="David"/>
          <w:sz w:val="24"/>
          <w:szCs w:val="24"/>
          <w:rtl/>
          <w:lang w:val="en-US"/>
        </w:rPr>
        <w:t>בכי [</w:t>
      </w:r>
      <w:r w:rsidR="009C323A">
        <w:rPr>
          <w:rFonts w:ascii="David" w:hAnsi="David" w:cs="David" w:hint="cs"/>
          <w:sz w:val="24"/>
          <w:szCs w:val="24"/>
          <w:rtl/>
          <w:lang w:val="en-US"/>
        </w:rPr>
        <w:t>=</w:t>
      </w:r>
      <w:r w:rsidRPr="007125D6">
        <w:rPr>
          <w:rFonts w:ascii="David" w:hAnsi="David" w:cs="David"/>
          <w:sz w:val="24"/>
          <w:szCs w:val="24"/>
          <w:rtl/>
          <w:lang w:val="en-US"/>
        </w:rPr>
        <w:t>היה בוכה]. אמר: עבד שרבו מצפה לו לראותו יתרחק ממנו?</w:t>
      </w:r>
      <w:r w:rsidRPr="007125D6">
        <w:rPr>
          <w:rFonts w:ascii="David" w:hAnsi="David" w:cs="David"/>
          <w:sz w:val="24"/>
          <w:szCs w:val="24"/>
          <w:lang w:val="en-US"/>
        </w:rPr>
        <w:t xml:space="preserve"> </w:t>
      </w:r>
      <w:proofErr w:type="spellStart"/>
      <w:r w:rsidRPr="007125D6">
        <w:rPr>
          <w:rFonts w:ascii="David" w:hAnsi="David" w:cs="David"/>
          <w:sz w:val="24"/>
          <w:szCs w:val="24"/>
          <w:rtl/>
          <w:lang w:val="en-US"/>
        </w:rPr>
        <w:t>דכתיב</w:t>
      </w:r>
      <w:proofErr w:type="spellEnd"/>
      <w:r w:rsidRPr="007125D6">
        <w:rPr>
          <w:rFonts w:ascii="David" w:hAnsi="David" w:cs="David"/>
          <w:sz w:val="24"/>
          <w:szCs w:val="24"/>
          <w:rtl/>
          <w:lang w:val="en-US"/>
        </w:rPr>
        <w:t xml:space="preserve"> "</w:t>
      </w:r>
      <w:r w:rsidR="000370E0" w:rsidRPr="000370E0">
        <w:rPr>
          <w:rFonts w:ascii="David" w:hAnsi="David" w:cs="David" w:hint="cs"/>
          <w:sz w:val="24"/>
          <w:szCs w:val="24"/>
          <w:rtl/>
          <w:lang w:val="en-US"/>
        </w:rPr>
        <w:t>כִּי</w:t>
      </w:r>
      <w:r w:rsidR="000370E0" w:rsidRPr="000370E0">
        <w:rPr>
          <w:rFonts w:ascii="David" w:hAnsi="David" w:cs="David"/>
          <w:sz w:val="24"/>
          <w:szCs w:val="24"/>
          <w:rtl/>
          <w:lang w:val="en-US"/>
        </w:rPr>
        <w:t xml:space="preserve"> </w:t>
      </w:r>
      <w:proofErr w:type="spellStart"/>
      <w:r w:rsidR="000370E0" w:rsidRPr="000370E0">
        <w:rPr>
          <w:rFonts w:ascii="David" w:hAnsi="David" w:cs="David" w:hint="cs"/>
          <w:sz w:val="24"/>
          <w:szCs w:val="24"/>
          <w:rtl/>
          <w:lang w:val="en-US"/>
        </w:rPr>
        <w:t>תָבֹאו</w:t>
      </w:r>
      <w:proofErr w:type="spellEnd"/>
      <w:r w:rsidR="000370E0" w:rsidRPr="000370E0">
        <w:rPr>
          <w:rFonts w:ascii="David" w:hAnsi="David" w:cs="David" w:hint="cs"/>
          <w:sz w:val="24"/>
          <w:szCs w:val="24"/>
          <w:rtl/>
          <w:lang w:val="en-US"/>
        </w:rPr>
        <w:t>ּ</w:t>
      </w:r>
      <w:r w:rsidR="000370E0" w:rsidRPr="000370E0">
        <w:rPr>
          <w:rFonts w:ascii="David" w:hAnsi="David" w:cs="David"/>
          <w:sz w:val="24"/>
          <w:szCs w:val="24"/>
          <w:rtl/>
          <w:lang w:val="en-US"/>
        </w:rPr>
        <w:t xml:space="preserve"> </w:t>
      </w:r>
      <w:r w:rsidR="000370E0" w:rsidRPr="000370E0">
        <w:rPr>
          <w:rFonts w:ascii="David" w:hAnsi="David" w:cs="David" w:hint="cs"/>
          <w:sz w:val="24"/>
          <w:szCs w:val="24"/>
          <w:rtl/>
          <w:lang w:val="en-US"/>
        </w:rPr>
        <w:t>לֵרָאוֹת</w:t>
      </w:r>
      <w:r w:rsidR="000370E0" w:rsidRPr="000370E0">
        <w:rPr>
          <w:rFonts w:ascii="David" w:hAnsi="David" w:cs="David"/>
          <w:sz w:val="24"/>
          <w:szCs w:val="24"/>
          <w:rtl/>
          <w:lang w:val="en-US"/>
        </w:rPr>
        <w:t xml:space="preserve"> </w:t>
      </w:r>
      <w:r w:rsidR="000370E0" w:rsidRPr="000370E0">
        <w:rPr>
          <w:rFonts w:ascii="David" w:hAnsi="David" w:cs="David" w:hint="cs"/>
          <w:sz w:val="24"/>
          <w:szCs w:val="24"/>
          <w:rtl/>
          <w:lang w:val="en-US"/>
        </w:rPr>
        <w:t>פָּנָי</w:t>
      </w:r>
      <w:r w:rsidR="000370E0" w:rsidRPr="000370E0">
        <w:rPr>
          <w:rFonts w:ascii="David" w:hAnsi="David" w:cs="David"/>
          <w:sz w:val="24"/>
          <w:szCs w:val="24"/>
          <w:rtl/>
          <w:lang w:val="en-US"/>
        </w:rPr>
        <w:t xml:space="preserve"> </w:t>
      </w:r>
      <w:proofErr w:type="spellStart"/>
      <w:r w:rsidR="000370E0" w:rsidRPr="000370E0">
        <w:rPr>
          <w:rFonts w:ascii="David" w:hAnsi="David" w:cs="David" w:hint="cs"/>
          <w:sz w:val="24"/>
          <w:szCs w:val="24"/>
          <w:rtl/>
          <w:lang w:val="en-US"/>
        </w:rPr>
        <w:t>מִי־בִקֵּש</w:t>
      </w:r>
      <w:proofErr w:type="spellEnd"/>
      <w:r w:rsidR="000370E0" w:rsidRPr="000370E0">
        <w:rPr>
          <w:rFonts w:ascii="David" w:hAnsi="David" w:cs="David" w:hint="cs"/>
          <w:sz w:val="24"/>
          <w:szCs w:val="24"/>
          <w:rtl/>
          <w:lang w:val="en-US"/>
        </w:rPr>
        <w:t>ׁ</w:t>
      </w:r>
      <w:r w:rsidR="000370E0" w:rsidRPr="000370E0">
        <w:rPr>
          <w:rFonts w:ascii="David" w:hAnsi="David" w:cs="David"/>
          <w:sz w:val="24"/>
          <w:szCs w:val="24"/>
          <w:rtl/>
          <w:lang w:val="en-US"/>
        </w:rPr>
        <w:t xml:space="preserve"> </w:t>
      </w:r>
      <w:r w:rsidR="000370E0" w:rsidRPr="000370E0">
        <w:rPr>
          <w:rFonts w:ascii="David" w:hAnsi="David" w:cs="David" w:hint="cs"/>
          <w:sz w:val="24"/>
          <w:szCs w:val="24"/>
          <w:rtl/>
          <w:lang w:val="en-US"/>
        </w:rPr>
        <w:t>זֹאת</w:t>
      </w:r>
      <w:r w:rsidR="000370E0" w:rsidRPr="000370E0">
        <w:rPr>
          <w:rFonts w:ascii="David" w:hAnsi="David" w:cs="David"/>
          <w:sz w:val="24"/>
          <w:szCs w:val="24"/>
          <w:rtl/>
          <w:lang w:val="en-US"/>
        </w:rPr>
        <w:t xml:space="preserve"> </w:t>
      </w:r>
      <w:r w:rsidR="000370E0" w:rsidRPr="000370E0">
        <w:rPr>
          <w:rFonts w:ascii="David" w:hAnsi="David" w:cs="David" w:hint="cs"/>
          <w:sz w:val="24"/>
          <w:szCs w:val="24"/>
          <w:rtl/>
          <w:lang w:val="en-US"/>
        </w:rPr>
        <w:t>מִיֶּדְכֶם</w:t>
      </w:r>
      <w:r w:rsidR="000370E0" w:rsidRPr="000370E0">
        <w:rPr>
          <w:rFonts w:ascii="David" w:hAnsi="David" w:cs="David"/>
          <w:sz w:val="24"/>
          <w:szCs w:val="24"/>
          <w:rtl/>
          <w:lang w:val="en-US"/>
        </w:rPr>
        <w:t xml:space="preserve"> </w:t>
      </w:r>
      <w:r w:rsidR="000370E0" w:rsidRPr="000370E0">
        <w:rPr>
          <w:rFonts w:ascii="David" w:hAnsi="David" w:cs="David" w:hint="cs"/>
          <w:sz w:val="24"/>
          <w:szCs w:val="24"/>
          <w:rtl/>
          <w:lang w:val="en-US"/>
        </w:rPr>
        <w:t>רְמֹס</w:t>
      </w:r>
      <w:r w:rsidR="000370E0" w:rsidRPr="000370E0">
        <w:rPr>
          <w:rFonts w:ascii="David" w:hAnsi="David" w:cs="David"/>
          <w:sz w:val="24"/>
          <w:szCs w:val="24"/>
          <w:rtl/>
          <w:lang w:val="en-US"/>
        </w:rPr>
        <w:t xml:space="preserve"> </w:t>
      </w:r>
      <w:r w:rsidR="000370E0" w:rsidRPr="000370E0">
        <w:rPr>
          <w:rFonts w:ascii="David" w:hAnsi="David" w:cs="David" w:hint="cs"/>
          <w:sz w:val="24"/>
          <w:szCs w:val="24"/>
          <w:rtl/>
          <w:lang w:val="en-US"/>
        </w:rPr>
        <w:t>חֲצֵרָי</w:t>
      </w:r>
      <w:r w:rsidRPr="007125D6">
        <w:rPr>
          <w:rFonts w:ascii="David" w:hAnsi="David" w:cs="David"/>
          <w:sz w:val="24"/>
          <w:szCs w:val="24"/>
          <w:rtl/>
          <w:lang w:val="en-US"/>
        </w:rPr>
        <w:t xml:space="preserve">" (ישעיהו א, </w:t>
      </w:r>
      <w:proofErr w:type="spellStart"/>
      <w:r w:rsidRPr="007125D6">
        <w:rPr>
          <w:rFonts w:ascii="David" w:hAnsi="David" w:cs="David"/>
          <w:sz w:val="24"/>
          <w:szCs w:val="24"/>
          <w:rtl/>
          <w:lang w:val="en-US"/>
        </w:rPr>
        <w:t>יב</w:t>
      </w:r>
      <w:proofErr w:type="spellEnd"/>
      <w:r w:rsidRPr="007125D6">
        <w:rPr>
          <w:rFonts w:ascii="David" w:hAnsi="David" w:cs="David"/>
          <w:sz w:val="24"/>
          <w:szCs w:val="24"/>
          <w:rtl/>
          <w:lang w:val="en-US"/>
        </w:rPr>
        <w:t xml:space="preserve">). </w:t>
      </w:r>
    </w:p>
    <w:p w14:paraId="04949F64" w14:textId="2D2BB083" w:rsidR="008F4549" w:rsidRPr="00946271" w:rsidRDefault="008F4549" w:rsidP="00065A5D">
      <w:pPr>
        <w:bidi/>
        <w:jc w:val="both"/>
        <w:rPr>
          <w:rFonts w:ascii="David" w:hAnsi="David" w:cs="David"/>
          <w:b/>
          <w:bCs/>
          <w:sz w:val="24"/>
          <w:szCs w:val="24"/>
          <w:rtl/>
          <w:lang w:val="en-US"/>
        </w:rPr>
      </w:pPr>
      <w:r w:rsidRPr="007125D6">
        <w:rPr>
          <w:rFonts w:ascii="David" w:hAnsi="David" w:cs="David"/>
          <w:sz w:val="24"/>
          <w:szCs w:val="24"/>
          <w:rtl/>
          <w:lang w:val="en-US"/>
        </w:rPr>
        <w:t xml:space="preserve">רב </w:t>
      </w:r>
      <w:proofErr w:type="spellStart"/>
      <w:r w:rsidRPr="007125D6">
        <w:rPr>
          <w:rFonts w:ascii="David" w:hAnsi="David" w:cs="David"/>
          <w:sz w:val="24"/>
          <w:szCs w:val="24"/>
          <w:rtl/>
          <w:lang w:val="en-US"/>
        </w:rPr>
        <w:t>הונא</w:t>
      </w:r>
      <w:proofErr w:type="spellEnd"/>
      <w:r w:rsidRPr="007125D6">
        <w:rPr>
          <w:rFonts w:ascii="David" w:hAnsi="David" w:cs="David"/>
          <w:sz w:val="24"/>
          <w:szCs w:val="24"/>
          <w:rtl/>
          <w:lang w:val="en-US"/>
        </w:rPr>
        <w:t xml:space="preserve"> מבכה את היעדרו של המקדש, </w:t>
      </w:r>
      <w:r w:rsidR="00946271">
        <w:rPr>
          <w:rFonts w:ascii="David" w:hAnsi="David" w:cs="David" w:hint="cs"/>
          <w:sz w:val="24"/>
          <w:szCs w:val="24"/>
          <w:rtl/>
          <w:lang w:val="en-US"/>
        </w:rPr>
        <w:t>ה</w:t>
      </w:r>
      <w:r w:rsidRPr="007125D6">
        <w:rPr>
          <w:rFonts w:ascii="David" w:hAnsi="David" w:cs="David"/>
          <w:sz w:val="24"/>
          <w:szCs w:val="24"/>
          <w:rtl/>
          <w:lang w:val="en-US"/>
        </w:rPr>
        <w:t xml:space="preserve">מונע את האפשרות לבקר בחצרות ה' ולראות פניו. דרשה זו פותחת רצף של שלוש עשרה דרשות על חכמים </w:t>
      </w:r>
      <w:r w:rsidR="00946271">
        <w:rPr>
          <w:rFonts w:ascii="David" w:hAnsi="David" w:cs="David" w:hint="cs"/>
          <w:sz w:val="24"/>
          <w:szCs w:val="24"/>
          <w:rtl/>
          <w:lang w:val="en-US"/>
        </w:rPr>
        <w:t>ה</w:t>
      </w:r>
      <w:r w:rsidRPr="007125D6">
        <w:rPr>
          <w:rFonts w:ascii="David" w:hAnsi="David" w:cs="David"/>
          <w:sz w:val="24"/>
          <w:szCs w:val="24"/>
          <w:rtl/>
          <w:lang w:val="en-US"/>
        </w:rPr>
        <w:t xml:space="preserve">בוכים בקוראם פסוקים מסוימים, </w:t>
      </w:r>
      <w:r w:rsidR="00AF3E89">
        <w:rPr>
          <w:rFonts w:ascii="David" w:hAnsi="David" w:cs="David" w:hint="cs"/>
          <w:sz w:val="24"/>
          <w:szCs w:val="24"/>
          <w:rtl/>
          <w:lang w:val="en-US"/>
        </w:rPr>
        <w:t xml:space="preserve">ורצף זה </w:t>
      </w:r>
      <w:r w:rsidR="001C4103">
        <w:rPr>
          <w:rFonts w:ascii="David" w:hAnsi="David" w:cs="David" w:hint="cs"/>
          <w:sz w:val="24"/>
          <w:szCs w:val="24"/>
          <w:rtl/>
          <w:lang w:val="en-US"/>
        </w:rPr>
        <w:t>מסתיים בדרשות על הסתר פני ה'</w:t>
      </w:r>
      <w:r w:rsidR="00427B0E">
        <w:rPr>
          <w:rFonts w:ascii="David" w:hAnsi="David" w:cs="David" w:hint="cs"/>
          <w:sz w:val="24"/>
          <w:szCs w:val="24"/>
          <w:rtl/>
          <w:lang w:val="en-US"/>
        </w:rPr>
        <w:t xml:space="preserve">. </w:t>
      </w:r>
      <w:r w:rsidRPr="007125D6">
        <w:rPr>
          <w:rFonts w:ascii="David" w:hAnsi="David" w:cs="David"/>
          <w:sz w:val="24"/>
          <w:szCs w:val="24"/>
          <w:rtl/>
          <w:lang w:val="en-US"/>
        </w:rPr>
        <w:t xml:space="preserve">לאחר מכן מובאים </w:t>
      </w:r>
      <w:r w:rsidR="001C4103">
        <w:rPr>
          <w:rFonts w:ascii="David" w:hAnsi="David" w:cs="David" w:hint="cs"/>
          <w:sz w:val="24"/>
          <w:szCs w:val="24"/>
          <w:rtl/>
          <w:lang w:val="en-US"/>
        </w:rPr>
        <w:t>סיפורים נוספים</w:t>
      </w:r>
      <w:r w:rsidRPr="007125D6">
        <w:rPr>
          <w:rFonts w:ascii="David" w:hAnsi="David" w:cs="David"/>
          <w:sz w:val="24"/>
          <w:szCs w:val="24"/>
          <w:rtl/>
          <w:lang w:val="en-US"/>
        </w:rPr>
        <w:t xml:space="preserve"> (ה ע"ב)</w:t>
      </w:r>
      <w:r w:rsidR="001C4103">
        <w:rPr>
          <w:rFonts w:ascii="David" w:hAnsi="David" w:cs="David" w:hint="cs"/>
          <w:sz w:val="24"/>
          <w:szCs w:val="24"/>
          <w:rtl/>
          <w:lang w:val="en-US"/>
        </w:rPr>
        <w:t xml:space="preserve"> מהם מתברר שגם הקב"ה בוכה במסתרים על החורבן ועל ביטול תורה. </w:t>
      </w:r>
      <w:r w:rsidRPr="007125D6">
        <w:rPr>
          <w:rFonts w:ascii="David" w:hAnsi="David" w:cs="David"/>
          <w:sz w:val="24"/>
          <w:szCs w:val="24"/>
          <w:rtl/>
          <w:lang w:val="en-US"/>
        </w:rPr>
        <w:t xml:space="preserve">סיפורים אלה, יחד עם רצף הדרשות על בכי, </w:t>
      </w:r>
      <w:r w:rsidR="00AF3E89">
        <w:rPr>
          <w:rFonts w:ascii="David" w:hAnsi="David" w:cs="David" w:hint="cs"/>
          <w:sz w:val="24"/>
          <w:szCs w:val="24"/>
          <w:rtl/>
          <w:lang w:val="en-US"/>
        </w:rPr>
        <w:t>מעמידים את</w:t>
      </w:r>
      <w:r w:rsidRPr="007125D6">
        <w:rPr>
          <w:rFonts w:ascii="David" w:hAnsi="David" w:cs="David"/>
          <w:sz w:val="24"/>
          <w:szCs w:val="24"/>
          <w:rtl/>
          <w:lang w:val="en-US"/>
        </w:rPr>
        <w:t xml:space="preserve"> הסתרת פני ה' כעונש </w:t>
      </w:r>
      <w:r w:rsidR="00427B0E">
        <w:rPr>
          <w:rFonts w:ascii="David" w:hAnsi="David" w:cs="David" w:hint="cs"/>
          <w:sz w:val="24"/>
          <w:szCs w:val="24"/>
          <w:rtl/>
          <w:lang w:val="en-US"/>
        </w:rPr>
        <w:t xml:space="preserve">המהווה את תמונת המראה של מצוות ראיית ה'. </w:t>
      </w:r>
    </w:p>
    <w:p w14:paraId="5CE7F8AA" w14:textId="0630AB05" w:rsidR="006267A1" w:rsidRDefault="008F4549" w:rsidP="00065A5D">
      <w:pPr>
        <w:bidi/>
        <w:ind w:firstLine="360"/>
        <w:jc w:val="both"/>
        <w:rPr>
          <w:rFonts w:ascii="David" w:hAnsi="David" w:cs="David"/>
          <w:sz w:val="24"/>
          <w:szCs w:val="24"/>
          <w:rtl/>
        </w:rPr>
      </w:pPr>
      <w:r w:rsidRPr="007125D6">
        <w:rPr>
          <w:rFonts w:ascii="David" w:hAnsi="David" w:cs="David"/>
          <w:sz w:val="24"/>
          <w:szCs w:val="24"/>
          <w:rtl/>
          <w:lang w:val="en-US"/>
        </w:rPr>
        <w:t>מוטיב זה של ראיית פני ה' והסתרת פני ה' חוזר ושוזר מקורות רבים לאורך המסכת, ראשית במשנה ובצורה מפותחת יותר בתלמודים ובייחוד ב</w:t>
      </w:r>
      <w:r w:rsidR="00AC4977">
        <w:rPr>
          <w:rFonts w:ascii="David" w:hAnsi="David" w:cs="David" w:hint="cs"/>
          <w:sz w:val="24"/>
          <w:szCs w:val="24"/>
          <w:rtl/>
          <w:lang w:val="en-US"/>
        </w:rPr>
        <w:t>תלמוד ה</w:t>
      </w:r>
      <w:r w:rsidRPr="007125D6">
        <w:rPr>
          <w:rFonts w:ascii="David" w:hAnsi="David" w:cs="David"/>
          <w:sz w:val="24"/>
          <w:szCs w:val="24"/>
          <w:rtl/>
          <w:lang w:val="en-US"/>
        </w:rPr>
        <w:t xml:space="preserve">בבלי. </w:t>
      </w:r>
      <w:r w:rsidRPr="007125D6">
        <w:rPr>
          <w:rFonts w:ascii="David" w:hAnsi="David" w:cs="David"/>
          <w:sz w:val="24"/>
          <w:szCs w:val="24"/>
          <w:rtl/>
        </w:rPr>
        <w:t xml:space="preserve">הפרק השני של המשנה נפתח באזהרה </w:t>
      </w:r>
      <w:r w:rsidR="00A1231E">
        <w:rPr>
          <w:rFonts w:ascii="David" w:hAnsi="David" w:cs="David" w:hint="cs"/>
          <w:sz w:val="24"/>
          <w:szCs w:val="24"/>
          <w:rtl/>
        </w:rPr>
        <w:t xml:space="preserve">על תחומים שונים שיש להצניע את לימודם: </w:t>
      </w:r>
    </w:p>
    <w:p w14:paraId="4AE563FD" w14:textId="566DEAD9" w:rsidR="006267A1" w:rsidRDefault="00ED2278" w:rsidP="00065A5D">
      <w:pPr>
        <w:bidi/>
        <w:ind w:left="360"/>
        <w:jc w:val="both"/>
        <w:rPr>
          <w:rFonts w:ascii="David" w:hAnsi="David" w:cs="David"/>
          <w:sz w:val="24"/>
          <w:szCs w:val="24"/>
          <w:rtl/>
        </w:rPr>
      </w:pPr>
      <w:r w:rsidRPr="00ED2278">
        <w:rPr>
          <w:rFonts w:ascii="David" w:hAnsi="David" w:cs="David"/>
          <w:sz w:val="24"/>
          <w:szCs w:val="24"/>
          <w:rtl/>
        </w:rPr>
        <w:t xml:space="preserve">אין </w:t>
      </w:r>
      <w:proofErr w:type="spellStart"/>
      <w:r w:rsidRPr="00ED2278">
        <w:rPr>
          <w:rFonts w:ascii="David" w:hAnsi="David" w:cs="David"/>
          <w:sz w:val="24"/>
          <w:szCs w:val="24"/>
          <w:rtl/>
        </w:rPr>
        <w:t>דורשין</w:t>
      </w:r>
      <w:proofErr w:type="spellEnd"/>
      <w:r w:rsidRPr="00ED2278">
        <w:rPr>
          <w:rFonts w:ascii="David" w:hAnsi="David" w:cs="David"/>
          <w:sz w:val="24"/>
          <w:szCs w:val="24"/>
          <w:rtl/>
        </w:rPr>
        <w:t xml:space="preserve"> בעריות בשלשה</w:t>
      </w:r>
      <w:r w:rsidR="00427B0E">
        <w:rPr>
          <w:rFonts w:ascii="David" w:hAnsi="David" w:cs="David" w:hint="cs"/>
          <w:sz w:val="24"/>
          <w:szCs w:val="24"/>
          <w:rtl/>
        </w:rPr>
        <w:t>,</w:t>
      </w:r>
      <w:r w:rsidRPr="00ED2278">
        <w:rPr>
          <w:rFonts w:ascii="David" w:hAnsi="David" w:cs="David"/>
          <w:sz w:val="24"/>
          <w:szCs w:val="24"/>
          <w:rtl/>
        </w:rPr>
        <w:t xml:space="preserve"> ולא במעשה בראשית בשנים</w:t>
      </w:r>
      <w:r w:rsidR="00427B0E">
        <w:rPr>
          <w:rFonts w:ascii="David" w:hAnsi="David" w:cs="David" w:hint="cs"/>
          <w:sz w:val="24"/>
          <w:szCs w:val="24"/>
          <w:rtl/>
        </w:rPr>
        <w:t>,</w:t>
      </w:r>
      <w:r w:rsidRPr="00ED2278">
        <w:rPr>
          <w:rFonts w:ascii="David" w:hAnsi="David" w:cs="David"/>
          <w:sz w:val="24"/>
          <w:szCs w:val="24"/>
          <w:rtl/>
        </w:rPr>
        <w:t xml:space="preserve"> ולא במרכבה ביחיד</w:t>
      </w:r>
      <w:r w:rsidR="00427B0E">
        <w:rPr>
          <w:rFonts w:ascii="David" w:hAnsi="David" w:cs="David" w:hint="cs"/>
          <w:sz w:val="24"/>
          <w:szCs w:val="24"/>
          <w:rtl/>
        </w:rPr>
        <w:t>.</w:t>
      </w:r>
      <w:r w:rsidR="006267A1">
        <w:rPr>
          <w:rFonts w:ascii="David" w:hAnsi="David" w:cs="David" w:hint="cs"/>
          <w:sz w:val="24"/>
          <w:szCs w:val="24"/>
          <w:rtl/>
        </w:rPr>
        <w:t xml:space="preserve"> </w:t>
      </w:r>
      <w:r w:rsidR="006267A1" w:rsidRPr="007125D6">
        <w:rPr>
          <w:rFonts w:ascii="David" w:hAnsi="David" w:cs="David"/>
          <w:sz w:val="24"/>
          <w:szCs w:val="24"/>
          <w:rtl/>
        </w:rPr>
        <w:t>כל המסתכל בארבעה דברים ראוי לו כאלו לא בא לעולם</w:t>
      </w:r>
      <w:r w:rsidR="00427B0E">
        <w:rPr>
          <w:rFonts w:ascii="David" w:hAnsi="David" w:cs="David" w:hint="cs"/>
          <w:sz w:val="24"/>
          <w:szCs w:val="24"/>
          <w:rtl/>
        </w:rPr>
        <w:t>:</w:t>
      </w:r>
      <w:r w:rsidR="006267A1" w:rsidRPr="007125D6">
        <w:rPr>
          <w:rFonts w:ascii="David" w:hAnsi="David" w:cs="David"/>
          <w:sz w:val="24"/>
          <w:szCs w:val="24"/>
          <w:rtl/>
        </w:rPr>
        <w:t xml:space="preserve"> מה למעלה, מה למטה, מה לפנים, ומה לאחור</w:t>
      </w:r>
      <w:r>
        <w:rPr>
          <w:rFonts w:ascii="David" w:hAnsi="David" w:cs="David" w:hint="cs"/>
          <w:sz w:val="24"/>
          <w:szCs w:val="24"/>
          <w:rtl/>
        </w:rPr>
        <w:t xml:space="preserve"> (משנה חגיגה ב, א). </w:t>
      </w:r>
    </w:p>
    <w:p w14:paraId="04365739" w14:textId="70B60180" w:rsidR="00ED2278" w:rsidRDefault="00ED2278" w:rsidP="00065A5D">
      <w:pPr>
        <w:bidi/>
        <w:jc w:val="both"/>
        <w:rPr>
          <w:rFonts w:ascii="David" w:hAnsi="David" w:cs="David"/>
          <w:sz w:val="24"/>
          <w:szCs w:val="24"/>
          <w:rtl/>
        </w:rPr>
      </w:pPr>
      <w:r>
        <w:rPr>
          <w:rFonts w:ascii="David" w:hAnsi="David" w:cs="David" w:hint="cs"/>
          <w:sz w:val="24"/>
          <w:szCs w:val="24"/>
          <w:rtl/>
        </w:rPr>
        <w:t>האזהרה שלא לעסוק ב</w:t>
      </w:r>
      <w:r w:rsidR="00427B0E">
        <w:rPr>
          <w:rFonts w:ascii="David" w:hAnsi="David" w:cs="David" w:hint="cs"/>
          <w:sz w:val="24"/>
          <w:szCs w:val="24"/>
          <w:rtl/>
        </w:rPr>
        <w:t xml:space="preserve">דיני </w:t>
      </w:r>
      <w:r>
        <w:rPr>
          <w:rFonts w:ascii="David" w:hAnsi="David" w:cs="David" w:hint="cs"/>
          <w:sz w:val="24"/>
          <w:szCs w:val="24"/>
          <w:rtl/>
        </w:rPr>
        <w:t xml:space="preserve">עריות בפומבי קשורה </w:t>
      </w:r>
      <w:r w:rsidR="00427B0E">
        <w:rPr>
          <w:rFonts w:ascii="David" w:hAnsi="David" w:cs="David" w:hint="cs"/>
          <w:sz w:val="24"/>
          <w:szCs w:val="24"/>
          <w:rtl/>
        </w:rPr>
        <w:t xml:space="preserve">בצורך ללמוד </w:t>
      </w:r>
      <w:r>
        <w:rPr>
          <w:rFonts w:ascii="David" w:hAnsi="David" w:cs="David" w:hint="cs"/>
          <w:sz w:val="24"/>
          <w:szCs w:val="24"/>
          <w:rtl/>
        </w:rPr>
        <w:t>נושא זה בצניעות</w:t>
      </w:r>
      <w:r w:rsidR="00427B0E">
        <w:rPr>
          <w:rFonts w:ascii="David" w:hAnsi="David" w:cs="David" w:hint="cs"/>
          <w:sz w:val="24"/>
          <w:szCs w:val="24"/>
          <w:rtl/>
        </w:rPr>
        <w:t xml:space="preserve"> </w:t>
      </w:r>
      <w:proofErr w:type="spellStart"/>
      <w:r w:rsidR="00427B0E">
        <w:rPr>
          <w:rFonts w:ascii="David" w:hAnsi="David" w:cs="David" w:hint="cs"/>
          <w:sz w:val="24"/>
          <w:szCs w:val="24"/>
          <w:rtl/>
        </w:rPr>
        <w:t>מירבית</w:t>
      </w:r>
      <w:proofErr w:type="spellEnd"/>
      <w:r>
        <w:rPr>
          <w:rFonts w:ascii="David" w:hAnsi="David" w:cs="David" w:hint="cs"/>
          <w:sz w:val="24"/>
          <w:szCs w:val="24"/>
          <w:rtl/>
        </w:rPr>
        <w:t>, אך הדרישה ללמוד את מעשה בראשית ומעשה מרכבה בפורום מצומצם נובעת מיסוד אחר. 'מעשה בראשית' הוא העיסוק בדרכי בריאת העולם, בעוד ש'מרכבה' מתייחס ל</w:t>
      </w:r>
      <w:r w:rsidR="008F4549" w:rsidRPr="007125D6">
        <w:rPr>
          <w:rFonts w:ascii="David" w:hAnsi="David" w:cs="David"/>
          <w:sz w:val="24"/>
          <w:szCs w:val="24"/>
          <w:rtl/>
        </w:rPr>
        <w:t xml:space="preserve">חזון המרכבה ביחזקאל א, </w:t>
      </w:r>
      <w:r w:rsidR="000A4C97">
        <w:rPr>
          <w:rFonts w:ascii="David" w:hAnsi="David" w:cs="David" w:hint="cs"/>
          <w:sz w:val="24"/>
          <w:szCs w:val="24"/>
          <w:rtl/>
        </w:rPr>
        <w:t xml:space="preserve">ואולי אף לתורת הסוד באופן כללי, המכונה בספרות חז"ל </w:t>
      </w:r>
      <w:r w:rsidR="00427B0E">
        <w:rPr>
          <w:rFonts w:ascii="David" w:hAnsi="David" w:cs="David" w:hint="cs"/>
          <w:sz w:val="24"/>
          <w:szCs w:val="24"/>
          <w:rtl/>
        </w:rPr>
        <w:t>'</w:t>
      </w:r>
      <w:r w:rsidR="000A4C97">
        <w:rPr>
          <w:rFonts w:ascii="David" w:hAnsi="David" w:cs="David" w:hint="cs"/>
          <w:sz w:val="24"/>
          <w:szCs w:val="24"/>
          <w:rtl/>
        </w:rPr>
        <w:t>מעשה מרכבה</w:t>
      </w:r>
      <w:r w:rsidR="00427B0E">
        <w:rPr>
          <w:rFonts w:ascii="David" w:hAnsi="David" w:cs="David" w:hint="cs"/>
          <w:sz w:val="24"/>
          <w:szCs w:val="24"/>
          <w:rtl/>
        </w:rPr>
        <w:t>'</w:t>
      </w:r>
      <w:r w:rsidR="000A4C97">
        <w:rPr>
          <w:rFonts w:ascii="David" w:hAnsi="David" w:cs="David" w:hint="cs"/>
          <w:sz w:val="24"/>
          <w:szCs w:val="24"/>
          <w:rtl/>
        </w:rPr>
        <w:t>.</w:t>
      </w:r>
      <w:r>
        <w:rPr>
          <w:rFonts w:ascii="David" w:hAnsi="David" w:cs="David" w:hint="cs"/>
          <w:sz w:val="24"/>
          <w:szCs w:val="24"/>
          <w:rtl/>
        </w:rPr>
        <w:t xml:space="preserve"> המשנה ממשיכה ואומרת כי</w:t>
      </w:r>
      <w:r w:rsidR="00946271">
        <w:rPr>
          <w:rFonts w:ascii="David" w:hAnsi="David" w:cs="David" w:hint="cs"/>
          <w:sz w:val="24"/>
          <w:szCs w:val="24"/>
          <w:rtl/>
        </w:rPr>
        <w:t xml:space="preserve"> </w:t>
      </w:r>
      <w:r w:rsidR="008F4549" w:rsidRPr="007125D6">
        <w:rPr>
          <w:rFonts w:ascii="David" w:hAnsi="David" w:cs="David"/>
          <w:sz w:val="24"/>
          <w:szCs w:val="24"/>
          <w:rtl/>
        </w:rPr>
        <w:t>"כל המסתכל בארבעה דברים, ראוי לו כאלו לא בא לעולם</w:t>
      </w:r>
      <w:r w:rsidR="00427B0E">
        <w:rPr>
          <w:rFonts w:ascii="David" w:hAnsi="David" w:cs="David" w:hint="cs"/>
          <w:sz w:val="24"/>
          <w:szCs w:val="24"/>
          <w:rtl/>
        </w:rPr>
        <w:t>:</w:t>
      </w:r>
      <w:r w:rsidR="008F4549" w:rsidRPr="007125D6">
        <w:rPr>
          <w:rFonts w:ascii="David" w:hAnsi="David" w:cs="David"/>
          <w:sz w:val="24"/>
          <w:szCs w:val="24"/>
          <w:rtl/>
        </w:rPr>
        <w:t xml:space="preserve"> מה למעלה, מה למטה, מה לפנים, ומה לאחור"</w:t>
      </w:r>
      <w:r>
        <w:rPr>
          <w:rFonts w:ascii="David" w:hAnsi="David" w:cs="David" w:hint="cs"/>
          <w:sz w:val="24"/>
          <w:szCs w:val="24"/>
          <w:rtl/>
        </w:rPr>
        <w:t xml:space="preserve">. ההתבוננות </w:t>
      </w:r>
      <w:r w:rsidR="00A1231E">
        <w:rPr>
          <w:rFonts w:ascii="David" w:hAnsi="David" w:cs="David" w:hint="cs"/>
          <w:sz w:val="24"/>
          <w:szCs w:val="24"/>
          <w:rtl/>
        </w:rPr>
        <w:t xml:space="preserve">לארבעת הכיוונים התפרשה </w:t>
      </w:r>
      <w:proofErr w:type="spellStart"/>
      <w:r w:rsidR="006267A1">
        <w:rPr>
          <w:rFonts w:ascii="David" w:hAnsi="David" w:cs="David" w:hint="cs"/>
          <w:sz w:val="24"/>
          <w:szCs w:val="24"/>
          <w:rtl/>
        </w:rPr>
        <w:t>בתוספתא</w:t>
      </w:r>
      <w:proofErr w:type="spellEnd"/>
      <w:r w:rsidR="006267A1">
        <w:rPr>
          <w:rFonts w:ascii="David" w:hAnsi="David" w:cs="David" w:hint="cs"/>
          <w:sz w:val="24"/>
          <w:szCs w:val="24"/>
          <w:rtl/>
        </w:rPr>
        <w:t xml:space="preserve"> כהתייחסות ל</w:t>
      </w:r>
      <w:r w:rsidR="00A1231E">
        <w:rPr>
          <w:rFonts w:ascii="David" w:hAnsi="David" w:cs="David" w:hint="cs"/>
          <w:sz w:val="24"/>
          <w:szCs w:val="24"/>
          <w:rtl/>
        </w:rPr>
        <w:t xml:space="preserve">מה </w:t>
      </w:r>
      <w:r w:rsidR="006267A1">
        <w:rPr>
          <w:rFonts w:ascii="David" w:hAnsi="David" w:cs="David" w:hint="cs"/>
          <w:sz w:val="24"/>
          <w:szCs w:val="24"/>
          <w:rtl/>
        </w:rPr>
        <w:t>ש</w:t>
      </w:r>
      <w:r w:rsidR="00A1231E">
        <w:rPr>
          <w:rFonts w:ascii="David" w:hAnsi="David" w:cs="David" w:hint="cs"/>
          <w:sz w:val="24"/>
          <w:szCs w:val="24"/>
          <w:rtl/>
        </w:rPr>
        <w:t>היה לפני בריאת העולם ומה יתרחש באחריתו (</w:t>
      </w:r>
      <w:proofErr w:type="spellStart"/>
      <w:r w:rsidR="00A1231E">
        <w:rPr>
          <w:rFonts w:ascii="David" w:hAnsi="David" w:cs="David" w:hint="cs"/>
          <w:sz w:val="24"/>
          <w:szCs w:val="24"/>
          <w:rtl/>
        </w:rPr>
        <w:t>תוספתא</w:t>
      </w:r>
      <w:proofErr w:type="spellEnd"/>
      <w:r w:rsidR="00A1231E">
        <w:rPr>
          <w:rFonts w:ascii="David" w:hAnsi="David" w:cs="David" w:hint="cs"/>
          <w:sz w:val="24"/>
          <w:szCs w:val="24"/>
          <w:rtl/>
        </w:rPr>
        <w:t xml:space="preserve"> חגיגה ב, ז)</w:t>
      </w:r>
      <w:r w:rsidR="006267A1">
        <w:rPr>
          <w:rFonts w:ascii="David" w:hAnsi="David" w:cs="David" w:hint="cs"/>
          <w:sz w:val="24"/>
          <w:szCs w:val="24"/>
          <w:rtl/>
        </w:rPr>
        <w:t xml:space="preserve">, ובתלמודים משנה זו </w:t>
      </w:r>
      <w:r w:rsidR="00AF3E89">
        <w:rPr>
          <w:rFonts w:ascii="David" w:hAnsi="David" w:cs="David" w:hint="cs"/>
          <w:sz w:val="24"/>
          <w:szCs w:val="24"/>
          <w:rtl/>
        </w:rPr>
        <w:t>מהווה מצע ל</w:t>
      </w:r>
      <w:r w:rsidR="006267A1">
        <w:rPr>
          <w:rFonts w:ascii="David" w:hAnsi="David" w:cs="David" w:hint="cs"/>
          <w:sz w:val="24"/>
          <w:szCs w:val="24"/>
          <w:rtl/>
        </w:rPr>
        <w:t xml:space="preserve">דיון ארוך מאוד בסתרי הבריאה. </w:t>
      </w:r>
      <w:r w:rsidR="00427B0E">
        <w:rPr>
          <w:rFonts w:ascii="David" w:hAnsi="David" w:cs="David" w:hint="cs"/>
          <w:sz w:val="24"/>
          <w:szCs w:val="24"/>
          <w:rtl/>
        </w:rPr>
        <w:t>אם כך הסיבה להגבלת הפורום הלימודי קשורה בהתבוננות בנושאים המלמדים על טיבה של האלוהות עצמה והסכנה החמורה שבהבנה מוטעית של התגלות פני ה' בעולם.</w:t>
      </w:r>
      <w:r w:rsidR="004C519D">
        <w:rPr>
          <w:rStyle w:val="FootnoteReference"/>
          <w:rFonts w:ascii="David" w:hAnsi="David" w:cs="David"/>
          <w:sz w:val="24"/>
          <w:szCs w:val="24"/>
          <w:rtl/>
        </w:rPr>
        <w:footnoteReference w:id="7"/>
      </w:r>
      <w:r w:rsidR="00427B0E">
        <w:rPr>
          <w:rFonts w:ascii="David" w:hAnsi="David" w:cs="David" w:hint="cs"/>
          <w:sz w:val="24"/>
          <w:szCs w:val="24"/>
          <w:rtl/>
        </w:rPr>
        <w:t xml:space="preserve"> </w:t>
      </w:r>
    </w:p>
    <w:p w14:paraId="305D8434" w14:textId="14E1E3EB" w:rsidR="000A4C97" w:rsidRPr="00644334" w:rsidRDefault="008F4549" w:rsidP="00065A5D">
      <w:pPr>
        <w:bidi/>
        <w:ind w:firstLine="360"/>
        <w:jc w:val="both"/>
        <w:rPr>
          <w:rFonts w:ascii="David" w:hAnsi="David" w:cs="David"/>
          <w:color w:val="202122"/>
          <w:sz w:val="24"/>
          <w:szCs w:val="24"/>
          <w:rtl/>
        </w:rPr>
      </w:pPr>
      <w:r w:rsidRPr="007125D6">
        <w:rPr>
          <w:rFonts w:ascii="David" w:hAnsi="David" w:cs="David"/>
          <w:color w:val="202122"/>
          <w:sz w:val="24"/>
          <w:szCs w:val="24"/>
          <w:rtl/>
        </w:rPr>
        <w:t xml:space="preserve">אם הנושא המרכזי של המסכת הוא מצוות העלייה לרגל, קשה להבין כיצד משניות אלו קשורות לנושא המסכת. אך </w:t>
      </w:r>
      <w:r w:rsidR="006267A1">
        <w:rPr>
          <w:rFonts w:ascii="David" w:hAnsi="David" w:cs="David" w:hint="cs"/>
          <w:color w:val="202122"/>
          <w:sz w:val="24"/>
          <w:szCs w:val="24"/>
          <w:rtl/>
        </w:rPr>
        <w:t>ההבנה שהמסכת מציבה במוקד</w:t>
      </w:r>
      <w:r w:rsidR="00AC4977">
        <w:rPr>
          <w:rFonts w:ascii="David" w:hAnsi="David" w:cs="David" w:hint="cs"/>
          <w:color w:val="202122"/>
          <w:sz w:val="24"/>
          <w:szCs w:val="24"/>
          <w:rtl/>
        </w:rPr>
        <w:t>ה</w:t>
      </w:r>
      <w:r w:rsidR="006267A1">
        <w:rPr>
          <w:rFonts w:ascii="David" w:hAnsi="David" w:cs="David" w:hint="cs"/>
          <w:color w:val="202122"/>
          <w:sz w:val="24"/>
          <w:szCs w:val="24"/>
          <w:rtl/>
        </w:rPr>
        <w:t xml:space="preserve"> את </w:t>
      </w:r>
      <w:r w:rsidR="009E4D95">
        <w:rPr>
          <w:rFonts w:ascii="David" w:hAnsi="David" w:cs="David" w:hint="cs"/>
          <w:color w:val="202122"/>
          <w:sz w:val="24"/>
          <w:szCs w:val="24"/>
          <w:rtl/>
        </w:rPr>
        <w:t>ההתגלות ו</w:t>
      </w:r>
      <w:r w:rsidRPr="007125D6">
        <w:rPr>
          <w:rFonts w:ascii="David" w:hAnsi="David" w:cs="David"/>
          <w:color w:val="202122"/>
          <w:sz w:val="24"/>
          <w:szCs w:val="24"/>
          <w:rtl/>
        </w:rPr>
        <w:t>ראיית פני ה'</w:t>
      </w:r>
      <w:r w:rsidR="006267A1">
        <w:rPr>
          <w:rFonts w:ascii="David" w:hAnsi="David" w:cs="David" w:hint="cs"/>
          <w:color w:val="202122"/>
          <w:sz w:val="24"/>
          <w:szCs w:val="24"/>
          <w:rtl/>
        </w:rPr>
        <w:t xml:space="preserve"> מסבירה היטב את העיסוק הנרחב ביסודות הבריאה ובהתגלות במרכבת יחזקאל במשנה, </w:t>
      </w:r>
      <w:proofErr w:type="spellStart"/>
      <w:r w:rsidR="006267A1">
        <w:rPr>
          <w:rFonts w:ascii="David" w:hAnsi="David" w:cs="David" w:hint="cs"/>
          <w:color w:val="202122"/>
          <w:sz w:val="24"/>
          <w:szCs w:val="24"/>
          <w:rtl/>
        </w:rPr>
        <w:t>בתוספתא</w:t>
      </w:r>
      <w:proofErr w:type="spellEnd"/>
      <w:r w:rsidR="006267A1">
        <w:rPr>
          <w:rFonts w:ascii="David" w:hAnsi="David" w:cs="David" w:hint="cs"/>
          <w:color w:val="202122"/>
          <w:sz w:val="24"/>
          <w:szCs w:val="24"/>
          <w:rtl/>
        </w:rPr>
        <w:t xml:space="preserve"> ובתלמודים. </w:t>
      </w:r>
      <w:r w:rsidR="003A49F2">
        <w:rPr>
          <w:rFonts w:ascii="David" w:hAnsi="David" w:cs="David" w:hint="cs"/>
          <w:color w:val="202122"/>
          <w:sz w:val="24"/>
          <w:szCs w:val="24"/>
          <w:rtl/>
        </w:rPr>
        <w:t xml:space="preserve">כך הדבר בייחוד בנוגע למעשה המרכבה ביחזקאל, שבו חוזרת ונשית המילה 'פנים' כחלק מההתגלות: </w:t>
      </w:r>
      <w:r w:rsidR="00644334">
        <w:rPr>
          <w:rFonts w:ascii="David" w:hAnsi="David" w:cs="David" w:hint="cs"/>
          <w:color w:val="202122"/>
          <w:sz w:val="24"/>
          <w:szCs w:val="24"/>
          <w:rtl/>
        </w:rPr>
        <w:t>"</w:t>
      </w:r>
      <w:r w:rsidR="006C5A45" w:rsidRPr="006C5A45">
        <w:rPr>
          <w:rFonts w:ascii="David" w:hAnsi="David" w:cs="David"/>
          <w:color w:val="202122"/>
          <w:sz w:val="24"/>
          <w:szCs w:val="24"/>
          <w:rtl/>
        </w:rPr>
        <w:t xml:space="preserve">וְאַרְבָּעָה </w:t>
      </w:r>
      <w:r w:rsidR="006C5A45" w:rsidRPr="006C5A45">
        <w:rPr>
          <w:rFonts w:ascii="David" w:hAnsi="David" w:cs="David"/>
          <w:b/>
          <w:bCs/>
          <w:color w:val="202122"/>
          <w:sz w:val="24"/>
          <w:szCs w:val="24"/>
          <w:rtl/>
        </w:rPr>
        <w:t xml:space="preserve">פָנִים </w:t>
      </w:r>
      <w:r w:rsidR="006C5A45" w:rsidRPr="006C5A45">
        <w:rPr>
          <w:rFonts w:ascii="David" w:hAnsi="David" w:cs="David"/>
          <w:color w:val="202122"/>
          <w:sz w:val="24"/>
          <w:szCs w:val="24"/>
          <w:rtl/>
        </w:rPr>
        <w:t>לְאֶחָת</w:t>
      </w:r>
      <w:r w:rsidR="006C5A45">
        <w:rPr>
          <w:rFonts w:ascii="David" w:hAnsi="David" w:cs="David" w:hint="cs"/>
          <w:color w:val="202122"/>
          <w:sz w:val="24"/>
          <w:szCs w:val="24"/>
          <w:rtl/>
        </w:rPr>
        <w:t xml:space="preserve">... </w:t>
      </w:r>
      <w:r w:rsidR="006C5A45" w:rsidRPr="006C5A45">
        <w:rPr>
          <w:rFonts w:ascii="David" w:hAnsi="David" w:cs="David"/>
          <w:b/>
          <w:bCs/>
          <w:color w:val="202122"/>
          <w:sz w:val="24"/>
          <w:szCs w:val="24"/>
          <w:rtl/>
        </w:rPr>
        <w:t>וּפְנֵיהֶם</w:t>
      </w:r>
      <w:r w:rsidR="006C5A45" w:rsidRPr="006C5A45">
        <w:rPr>
          <w:rFonts w:ascii="David" w:hAnsi="David" w:cs="David"/>
          <w:color w:val="202122"/>
          <w:sz w:val="24"/>
          <w:szCs w:val="24"/>
          <w:rtl/>
        </w:rPr>
        <w:t xml:space="preserve"> וְכַנְפֵיהֶם לְאַרְבַּעְתָּם</w:t>
      </w:r>
      <w:r w:rsidR="006C5A45" w:rsidRPr="006C5A45">
        <w:rPr>
          <w:rFonts w:ascii="David" w:hAnsi="David" w:cs="David"/>
          <w:color w:val="202122"/>
          <w:sz w:val="24"/>
          <w:szCs w:val="24"/>
        </w:rPr>
        <w:t>. </w:t>
      </w:r>
      <w:r w:rsidR="006C5A45">
        <w:rPr>
          <w:rFonts w:ascii="David" w:hAnsi="David" w:cs="David" w:hint="cs"/>
          <w:color w:val="202122"/>
          <w:sz w:val="24"/>
          <w:szCs w:val="24"/>
          <w:rtl/>
        </w:rPr>
        <w:t xml:space="preserve">.. </w:t>
      </w:r>
      <w:r w:rsidR="006C5A45" w:rsidRPr="006C5A45">
        <w:rPr>
          <w:rFonts w:ascii="David" w:hAnsi="David" w:cs="David"/>
          <w:color w:val="202122"/>
          <w:sz w:val="24"/>
          <w:szCs w:val="24"/>
          <w:rtl/>
        </w:rPr>
        <w:t xml:space="preserve">אִישׁ אֶל עֵבֶר </w:t>
      </w:r>
      <w:r w:rsidR="006C5A45" w:rsidRPr="006C5A45">
        <w:rPr>
          <w:rFonts w:ascii="David" w:hAnsi="David" w:cs="David"/>
          <w:b/>
          <w:bCs/>
          <w:color w:val="202122"/>
          <w:sz w:val="24"/>
          <w:szCs w:val="24"/>
          <w:rtl/>
        </w:rPr>
        <w:t>פָּנָיו</w:t>
      </w:r>
      <w:r w:rsidR="006C5A45" w:rsidRPr="006C5A45">
        <w:rPr>
          <w:rFonts w:ascii="David" w:hAnsi="David" w:cs="David"/>
          <w:color w:val="202122"/>
          <w:sz w:val="24"/>
          <w:szCs w:val="24"/>
          <w:rtl/>
        </w:rPr>
        <w:t xml:space="preserve"> יֵלֵכוּ</w:t>
      </w:r>
      <w:r w:rsidR="006C5A45">
        <w:rPr>
          <w:rFonts w:ascii="David" w:hAnsi="David" w:cs="David" w:hint="cs"/>
          <w:color w:val="202122"/>
          <w:sz w:val="24"/>
          <w:szCs w:val="24"/>
          <w:rtl/>
        </w:rPr>
        <w:t xml:space="preserve">. </w:t>
      </w:r>
      <w:r w:rsidR="006C5A45" w:rsidRPr="006C5A45">
        <w:rPr>
          <w:rFonts w:ascii="David" w:hAnsi="David" w:cs="David"/>
          <w:color w:val="202122"/>
          <w:sz w:val="24"/>
          <w:szCs w:val="24"/>
          <w:rtl/>
        </w:rPr>
        <w:t>וּדְמוּת</w:t>
      </w:r>
      <w:r w:rsidR="006C5A45" w:rsidRPr="006C5A45">
        <w:rPr>
          <w:rFonts w:ascii="David" w:hAnsi="David" w:cs="David"/>
          <w:b/>
          <w:bCs/>
          <w:color w:val="202122"/>
          <w:sz w:val="24"/>
          <w:szCs w:val="24"/>
          <w:rtl/>
        </w:rPr>
        <w:t xml:space="preserve"> פְּנֵיהֶם</w:t>
      </w:r>
      <w:r w:rsidR="006C5A45">
        <w:rPr>
          <w:rFonts w:ascii="David" w:hAnsi="David" w:cs="David" w:hint="cs"/>
          <w:color w:val="202122"/>
          <w:sz w:val="24"/>
          <w:szCs w:val="24"/>
          <w:rtl/>
        </w:rPr>
        <w:t xml:space="preserve">... </w:t>
      </w:r>
      <w:r w:rsidR="006C5A45" w:rsidRPr="006C5A45">
        <w:rPr>
          <w:rFonts w:ascii="David" w:hAnsi="David" w:cs="David"/>
          <w:b/>
          <w:bCs/>
          <w:color w:val="202122"/>
          <w:sz w:val="24"/>
          <w:szCs w:val="24"/>
          <w:rtl/>
        </w:rPr>
        <w:t xml:space="preserve">וּפְנֵיהֶם </w:t>
      </w:r>
      <w:r w:rsidR="006C5A45" w:rsidRPr="006C5A45">
        <w:rPr>
          <w:rFonts w:ascii="David" w:hAnsi="David" w:cs="David"/>
          <w:color w:val="202122"/>
          <w:sz w:val="24"/>
          <w:szCs w:val="24"/>
          <w:rtl/>
        </w:rPr>
        <w:t>וְכַנְפֵיהֶם פְּרֻדוֹת</w:t>
      </w:r>
      <w:r w:rsidR="006C5A45">
        <w:rPr>
          <w:rFonts w:ascii="David" w:hAnsi="David" w:cs="David" w:hint="cs"/>
          <w:color w:val="202122"/>
          <w:sz w:val="24"/>
          <w:szCs w:val="24"/>
          <w:rtl/>
        </w:rPr>
        <w:t>...</w:t>
      </w:r>
      <w:r w:rsidR="006C5A45" w:rsidRPr="006C5A45">
        <w:rPr>
          <w:rFonts w:ascii="David" w:hAnsi="David" w:cs="David"/>
          <w:color w:val="202122"/>
          <w:sz w:val="24"/>
          <w:szCs w:val="24"/>
          <w:rtl/>
        </w:rPr>
        <w:t xml:space="preserve"> וְאִישׁ אֶל עֵבֶר</w:t>
      </w:r>
      <w:r w:rsidR="006C5A45" w:rsidRPr="006C5A45">
        <w:rPr>
          <w:rFonts w:ascii="David" w:hAnsi="David" w:cs="David"/>
          <w:b/>
          <w:bCs/>
          <w:color w:val="202122"/>
          <w:sz w:val="24"/>
          <w:szCs w:val="24"/>
          <w:rtl/>
        </w:rPr>
        <w:t xml:space="preserve"> פָּנָיו </w:t>
      </w:r>
      <w:r w:rsidR="006C5A45" w:rsidRPr="006C5A45">
        <w:rPr>
          <w:rFonts w:ascii="David" w:hAnsi="David" w:cs="David"/>
          <w:color w:val="202122"/>
          <w:sz w:val="24"/>
          <w:szCs w:val="24"/>
          <w:rtl/>
        </w:rPr>
        <w:t>יֵלֵכוּ</w:t>
      </w:r>
      <w:r w:rsidR="006C5A45">
        <w:rPr>
          <w:rFonts w:ascii="David" w:hAnsi="David" w:cs="David" w:hint="cs"/>
          <w:color w:val="202122"/>
          <w:sz w:val="24"/>
          <w:szCs w:val="24"/>
          <w:rtl/>
        </w:rPr>
        <w:t xml:space="preserve">... </w:t>
      </w:r>
      <w:r w:rsidR="006C5A45" w:rsidRPr="006C5A45">
        <w:rPr>
          <w:rFonts w:ascii="David" w:hAnsi="David" w:cs="David"/>
          <w:color w:val="202122"/>
          <w:sz w:val="24"/>
          <w:szCs w:val="24"/>
          <w:rtl/>
        </w:rPr>
        <w:t xml:space="preserve">וְהִנֵּה אוֹפַן אֶחָד בָּאָרֶץ אֵצֶל הַחַיּוֹת לְאַרְבַּעַת </w:t>
      </w:r>
      <w:r w:rsidR="006C5A45" w:rsidRPr="006C5A45">
        <w:rPr>
          <w:rFonts w:ascii="David" w:hAnsi="David" w:cs="David"/>
          <w:b/>
          <w:bCs/>
          <w:color w:val="202122"/>
          <w:sz w:val="24"/>
          <w:szCs w:val="24"/>
          <w:rtl/>
        </w:rPr>
        <w:t>פָּנָי</w:t>
      </w:r>
      <w:r w:rsidR="006C5A45">
        <w:rPr>
          <w:rFonts w:ascii="David" w:hAnsi="David" w:cs="David" w:hint="cs"/>
          <w:b/>
          <w:bCs/>
          <w:color w:val="202122"/>
          <w:sz w:val="24"/>
          <w:szCs w:val="24"/>
          <w:rtl/>
        </w:rPr>
        <w:t xml:space="preserve">ו </w:t>
      </w:r>
      <w:r w:rsidR="006C5A45">
        <w:rPr>
          <w:rFonts w:ascii="David" w:hAnsi="David" w:cs="David" w:hint="cs"/>
          <w:color w:val="202122"/>
          <w:sz w:val="24"/>
          <w:szCs w:val="24"/>
          <w:rtl/>
        </w:rPr>
        <w:t>(יחזקאל א, ו-טו), וכן בתיאור הנשנה מאוחר יותר בספר יחזקאל: "</w:t>
      </w:r>
      <w:r w:rsidR="006C5A45" w:rsidRPr="006C5A45">
        <w:rPr>
          <w:rFonts w:ascii="David" w:hAnsi="David" w:cs="David"/>
          <w:color w:val="202122"/>
          <w:sz w:val="24"/>
          <w:szCs w:val="24"/>
          <w:rtl/>
        </w:rPr>
        <w:t xml:space="preserve">אַרְבָּעָה </w:t>
      </w:r>
      <w:proofErr w:type="spellStart"/>
      <w:r w:rsidR="006C5A45" w:rsidRPr="006C5A45">
        <w:rPr>
          <w:rFonts w:ascii="David" w:hAnsi="David" w:cs="David"/>
          <w:color w:val="202122"/>
          <w:sz w:val="24"/>
          <w:szCs w:val="24"/>
          <w:rtl/>
        </w:rPr>
        <w:t>אַרְבָּעָה</w:t>
      </w:r>
      <w:proofErr w:type="spellEnd"/>
      <w:r w:rsidR="006C5A45" w:rsidRPr="006C5A45">
        <w:rPr>
          <w:rFonts w:ascii="David" w:hAnsi="David" w:cs="David"/>
          <w:b/>
          <w:bCs/>
          <w:color w:val="202122"/>
          <w:sz w:val="24"/>
          <w:szCs w:val="24"/>
          <w:rtl/>
        </w:rPr>
        <w:t xml:space="preserve"> פָנִים </w:t>
      </w:r>
      <w:r w:rsidR="006C5A45" w:rsidRPr="006C5A45">
        <w:rPr>
          <w:rFonts w:ascii="David" w:hAnsi="David" w:cs="David"/>
          <w:color w:val="202122"/>
          <w:sz w:val="24"/>
          <w:szCs w:val="24"/>
          <w:rtl/>
        </w:rPr>
        <w:t>לְאֶחָד</w:t>
      </w:r>
      <w:r w:rsidR="006C5A45">
        <w:rPr>
          <w:rFonts w:ascii="David" w:hAnsi="David" w:cs="David" w:hint="cs"/>
          <w:color w:val="202122"/>
          <w:sz w:val="24"/>
          <w:szCs w:val="24"/>
          <w:rtl/>
        </w:rPr>
        <w:t>...</w:t>
      </w:r>
      <w:r w:rsidR="006C5A45" w:rsidRPr="006C5A45">
        <w:rPr>
          <w:rFonts w:ascii="David" w:hAnsi="David" w:cs="David"/>
          <w:color w:val="202122"/>
          <w:sz w:val="24"/>
          <w:szCs w:val="24"/>
          <w:rtl/>
        </w:rPr>
        <w:t xml:space="preserve"> וּדְמוּת </w:t>
      </w:r>
      <w:r w:rsidR="006C5A45" w:rsidRPr="006C5A45">
        <w:rPr>
          <w:rFonts w:ascii="David" w:hAnsi="David" w:cs="David"/>
          <w:b/>
          <w:bCs/>
          <w:color w:val="202122"/>
          <w:sz w:val="24"/>
          <w:szCs w:val="24"/>
          <w:rtl/>
        </w:rPr>
        <w:t xml:space="preserve">פְּנֵיהֶם </w:t>
      </w:r>
      <w:r w:rsidR="006C5A45" w:rsidRPr="006C5A45">
        <w:rPr>
          <w:rFonts w:ascii="David" w:hAnsi="David" w:cs="David"/>
          <w:color w:val="202122"/>
          <w:sz w:val="24"/>
          <w:szCs w:val="24"/>
          <w:rtl/>
        </w:rPr>
        <w:t xml:space="preserve">הֵמָּה </w:t>
      </w:r>
      <w:r w:rsidR="006C5A45" w:rsidRPr="006C5A45">
        <w:rPr>
          <w:rFonts w:ascii="David" w:hAnsi="David" w:cs="David"/>
          <w:b/>
          <w:bCs/>
          <w:color w:val="202122"/>
          <w:sz w:val="24"/>
          <w:szCs w:val="24"/>
          <w:rtl/>
        </w:rPr>
        <w:t xml:space="preserve">הַפָּנִים </w:t>
      </w:r>
      <w:r w:rsidR="006C5A45" w:rsidRPr="006C5A45">
        <w:rPr>
          <w:rFonts w:ascii="David" w:hAnsi="David" w:cs="David"/>
          <w:color w:val="202122"/>
          <w:sz w:val="24"/>
          <w:szCs w:val="24"/>
          <w:rtl/>
        </w:rPr>
        <w:t xml:space="preserve">אֲשֶׁר רָאִיתִי עַל נְהַר כְּבָר </w:t>
      </w:r>
      <w:proofErr w:type="spellStart"/>
      <w:r w:rsidR="006C5A45" w:rsidRPr="006C5A45">
        <w:rPr>
          <w:rFonts w:ascii="David" w:hAnsi="David" w:cs="David"/>
          <w:color w:val="202122"/>
          <w:sz w:val="24"/>
          <w:szCs w:val="24"/>
          <w:rtl/>
        </w:rPr>
        <w:t>מַרְאֵיהֶם</w:t>
      </w:r>
      <w:proofErr w:type="spellEnd"/>
      <w:r w:rsidR="006C5A45" w:rsidRPr="006C5A45">
        <w:rPr>
          <w:rFonts w:ascii="David" w:hAnsi="David" w:cs="David"/>
          <w:color w:val="202122"/>
          <w:sz w:val="24"/>
          <w:szCs w:val="24"/>
          <w:rtl/>
        </w:rPr>
        <w:t xml:space="preserve"> וְאוֹתָם אִישׁ אֶל עֵבֶר</w:t>
      </w:r>
      <w:r w:rsidR="006C5A45" w:rsidRPr="006C5A45">
        <w:rPr>
          <w:rFonts w:ascii="David" w:hAnsi="David" w:cs="David"/>
          <w:b/>
          <w:bCs/>
          <w:color w:val="202122"/>
          <w:sz w:val="24"/>
          <w:szCs w:val="24"/>
          <w:rtl/>
        </w:rPr>
        <w:t xml:space="preserve"> פָּנָיו</w:t>
      </w:r>
      <w:r w:rsidR="006C5A45" w:rsidRPr="006C5A45">
        <w:rPr>
          <w:rFonts w:ascii="David" w:hAnsi="David" w:cs="David"/>
          <w:color w:val="202122"/>
          <w:sz w:val="24"/>
          <w:szCs w:val="24"/>
          <w:rtl/>
        </w:rPr>
        <w:t xml:space="preserve"> יֵלֵכוּ</w:t>
      </w:r>
      <w:r w:rsidR="006C5A45">
        <w:rPr>
          <w:rFonts w:ascii="David" w:hAnsi="David" w:cs="David" w:hint="cs"/>
          <w:color w:val="202122"/>
          <w:sz w:val="24"/>
          <w:szCs w:val="24"/>
          <w:rtl/>
        </w:rPr>
        <w:t xml:space="preserve">" (יחזקאל י, </w:t>
      </w:r>
      <w:proofErr w:type="spellStart"/>
      <w:r w:rsidR="006C5A45">
        <w:rPr>
          <w:rFonts w:ascii="David" w:hAnsi="David" w:cs="David" w:hint="cs"/>
          <w:color w:val="202122"/>
          <w:sz w:val="24"/>
          <w:szCs w:val="24"/>
          <w:rtl/>
        </w:rPr>
        <w:t>כא-כב</w:t>
      </w:r>
      <w:proofErr w:type="spellEnd"/>
      <w:r w:rsidR="006C5A45">
        <w:rPr>
          <w:rFonts w:ascii="David" w:hAnsi="David" w:cs="David" w:hint="cs"/>
          <w:color w:val="202122"/>
          <w:sz w:val="24"/>
          <w:szCs w:val="24"/>
          <w:rtl/>
        </w:rPr>
        <w:t>).</w:t>
      </w:r>
      <w:r w:rsidR="005520F3">
        <w:rPr>
          <w:rFonts w:ascii="David" w:hAnsi="David" w:cs="David" w:hint="cs"/>
          <w:color w:val="202122"/>
          <w:sz w:val="24"/>
          <w:szCs w:val="24"/>
          <w:rtl/>
        </w:rPr>
        <w:t xml:space="preserve"> [אני לא חושב שיש משמעות לדיוק הזה. החיות הן אכן ה'מרכבה' של ה', אלו הנושאות את הרקיע שעל גביו </w:t>
      </w:r>
      <w:proofErr w:type="spellStart"/>
      <w:r w:rsidR="005520F3">
        <w:rPr>
          <w:rFonts w:ascii="David" w:hAnsi="David" w:cs="David" w:hint="cs"/>
          <w:color w:val="202122"/>
          <w:sz w:val="24"/>
          <w:szCs w:val="24"/>
          <w:rtl/>
        </w:rPr>
        <w:t>הכסא</w:t>
      </w:r>
      <w:proofErr w:type="spellEnd"/>
      <w:r w:rsidR="005520F3">
        <w:rPr>
          <w:rFonts w:ascii="David" w:hAnsi="David" w:cs="David" w:hint="cs"/>
          <w:color w:val="202122"/>
          <w:sz w:val="24"/>
          <w:szCs w:val="24"/>
          <w:rtl/>
        </w:rPr>
        <w:t xml:space="preserve"> שעליו יושב דמות המייצגת את ה', ולכן פניהן של החיות איננה בגדר התגלות מיוחדת,</w:t>
      </w:r>
      <w:r w:rsidR="005520F3">
        <w:rPr>
          <w:rFonts w:ascii="David" w:hAnsi="David" w:cs="David" w:hint="cs"/>
          <w:color w:val="202122"/>
          <w:sz w:val="24"/>
          <w:szCs w:val="24"/>
          <w:rtl/>
        </w:rPr>
        <w:t xml:space="preserve"> ואין לכך קשר להתגלות פני ה'].</w:t>
      </w:r>
      <w:r w:rsidR="006C5A45">
        <w:rPr>
          <w:rFonts w:ascii="David" w:hAnsi="David" w:cs="David" w:hint="cs"/>
          <w:color w:val="202122"/>
          <w:sz w:val="24"/>
          <w:szCs w:val="24"/>
          <w:rtl/>
        </w:rPr>
        <w:t xml:space="preserve"> </w:t>
      </w:r>
    </w:p>
    <w:p w14:paraId="01345270" w14:textId="4B401467" w:rsidR="008F4549" w:rsidRPr="007125D6" w:rsidRDefault="00946271" w:rsidP="00065A5D">
      <w:pPr>
        <w:bidi/>
        <w:ind w:firstLine="360"/>
        <w:jc w:val="both"/>
        <w:rPr>
          <w:rFonts w:ascii="David" w:hAnsi="David" w:cs="David"/>
          <w:sz w:val="24"/>
          <w:szCs w:val="24"/>
          <w:rtl/>
        </w:rPr>
      </w:pPr>
      <w:r>
        <w:rPr>
          <w:rFonts w:ascii="David" w:hAnsi="David" w:cs="David" w:hint="cs"/>
          <w:sz w:val="24"/>
          <w:szCs w:val="24"/>
          <w:rtl/>
        </w:rPr>
        <w:t>אגב ה</w:t>
      </w:r>
      <w:r w:rsidR="000A4C97">
        <w:rPr>
          <w:rFonts w:ascii="David" w:hAnsi="David" w:cs="David" w:hint="cs"/>
          <w:sz w:val="24"/>
          <w:szCs w:val="24"/>
          <w:rtl/>
        </w:rPr>
        <w:t xml:space="preserve">אזהרה על תחומים שאסור להתבונן בהם, </w:t>
      </w:r>
      <w:r w:rsidR="00AC4977">
        <w:rPr>
          <w:rFonts w:ascii="David" w:hAnsi="David" w:cs="David" w:hint="cs"/>
          <w:sz w:val="24"/>
          <w:szCs w:val="24"/>
          <w:rtl/>
        </w:rPr>
        <w:t xml:space="preserve">מתייחסת </w:t>
      </w:r>
      <w:proofErr w:type="spellStart"/>
      <w:r w:rsidR="008F4549" w:rsidRPr="007125D6">
        <w:rPr>
          <w:rFonts w:ascii="David" w:hAnsi="David" w:cs="David"/>
          <w:sz w:val="24"/>
          <w:szCs w:val="24"/>
          <w:rtl/>
        </w:rPr>
        <w:t>התוספתא</w:t>
      </w:r>
      <w:proofErr w:type="spellEnd"/>
      <w:r w:rsidR="008F4549" w:rsidRPr="007125D6">
        <w:rPr>
          <w:rFonts w:ascii="David" w:hAnsi="David" w:cs="David"/>
          <w:sz w:val="24"/>
          <w:szCs w:val="24"/>
          <w:rtl/>
        </w:rPr>
        <w:t xml:space="preserve"> לגורלם של אותם חכמים שלא נמנעו מלהביט במראות אסורים ונפגעו מכך:</w:t>
      </w:r>
    </w:p>
    <w:p w14:paraId="4F4B40D8" w14:textId="77777777" w:rsidR="008F4549" w:rsidRPr="007125D6" w:rsidRDefault="008F4549" w:rsidP="00065A5D">
      <w:pPr>
        <w:bidi/>
        <w:ind w:left="360"/>
        <w:jc w:val="both"/>
        <w:rPr>
          <w:rFonts w:ascii="David" w:hAnsi="David" w:cs="David"/>
          <w:sz w:val="24"/>
          <w:szCs w:val="24"/>
          <w:rtl/>
          <w:lang w:val="en-US"/>
        </w:rPr>
      </w:pPr>
      <w:r w:rsidRPr="007125D6">
        <w:rPr>
          <w:rFonts w:ascii="David" w:hAnsi="David" w:cs="David"/>
          <w:sz w:val="24"/>
          <w:szCs w:val="24"/>
          <w:rtl/>
        </w:rPr>
        <w:t>ארבעה נכנסו לפרדס:</w:t>
      </w:r>
      <w:r w:rsidRPr="007125D6">
        <w:rPr>
          <w:rFonts w:ascii="David" w:hAnsi="David" w:cs="David"/>
          <w:sz w:val="24"/>
          <w:szCs w:val="24"/>
          <w:lang w:val="en-US"/>
        </w:rPr>
        <w:t xml:space="preserve"> </w:t>
      </w:r>
      <w:r w:rsidRPr="007125D6">
        <w:rPr>
          <w:rFonts w:ascii="David" w:hAnsi="David" w:cs="David"/>
          <w:sz w:val="24"/>
          <w:szCs w:val="24"/>
          <w:rtl/>
          <w:lang w:val="en-US"/>
        </w:rPr>
        <w:t xml:space="preserve">בן </w:t>
      </w:r>
      <w:proofErr w:type="spellStart"/>
      <w:r w:rsidRPr="007125D6">
        <w:rPr>
          <w:rFonts w:ascii="David" w:hAnsi="David" w:cs="David"/>
          <w:sz w:val="24"/>
          <w:szCs w:val="24"/>
          <w:rtl/>
          <w:lang w:val="en-US"/>
        </w:rPr>
        <w:t>עזאי</w:t>
      </w:r>
      <w:proofErr w:type="spellEnd"/>
      <w:r w:rsidRPr="007125D6">
        <w:rPr>
          <w:rFonts w:ascii="David" w:hAnsi="David" w:cs="David"/>
          <w:sz w:val="24"/>
          <w:szCs w:val="24"/>
          <w:rtl/>
          <w:lang w:val="en-US"/>
        </w:rPr>
        <w:t xml:space="preserve"> ובן </w:t>
      </w:r>
      <w:proofErr w:type="spellStart"/>
      <w:r w:rsidRPr="007125D6">
        <w:rPr>
          <w:rFonts w:ascii="David" w:hAnsi="David" w:cs="David"/>
          <w:sz w:val="24"/>
          <w:szCs w:val="24"/>
          <w:rtl/>
          <w:lang w:val="en-US"/>
        </w:rPr>
        <w:t>זומא</w:t>
      </w:r>
      <w:proofErr w:type="spellEnd"/>
      <w:r w:rsidRPr="007125D6">
        <w:rPr>
          <w:rFonts w:ascii="David" w:hAnsi="David" w:cs="David"/>
          <w:sz w:val="24"/>
          <w:szCs w:val="24"/>
          <w:rtl/>
          <w:lang w:val="en-US"/>
        </w:rPr>
        <w:t>, אחר ור' עקיבא. אחד הציץ ומת, אחד הציץ ונפגע, אחד הציץ וקצץ בנטיעות, ואחד עלה בשלום וירד בשלום (</w:t>
      </w:r>
      <w:proofErr w:type="spellStart"/>
      <w:r w:rsidRPr="007125D6">
        <w:rPr>
          <w:rFonts w:ascii="David" w:hAnsi="David" w:cs="David"/>
          <w:sz w:val="24"/>
          <w:szCs w:val="24"/>
          <w:rtl/>
          <w:lang w:val="en-US"/>
        </w:rPr>
        <w:t>תוספתא</w:t>
      </w:r>
      <w:proofErr w:type="spellEnd"/>
      <w:r w:rsidRPr="007125D6">
        <w:rPr>
          <w:rFonts w:ascii="David" w:hAnsi="David" w:cs="David"/>
          <w:sz w:val="24"/>
          <w:szCs w:val="24"/>
          <w:rtl/>
          <w:lang w:val="en-US"/>
        </w:rPr>
        <w:t xml:space="preserve"> חגיגה ב, ג). </w:t>
      </w:r>
    </w:p>
    <w:p w14:paraId="1503741E" w14:textId="77777777" w:rsidR="008F4549" w:rsidRPr="007125D6" w:rsidRDefault="008F4549" w:rsidP="00065A5D">
      <w:pPr>
        <w:bidi/>
        <w:jc w:val="both"/>
        <w:rPr>
          <w:rFonts w:ascii="David" w:hAnsi="David" w:cs="David"/>
          <w:sz w:val="24"/>
          <w:szCs w:val="24"/>
          <w:rtl/>
        </w:rPr>
      </w:pPr>
      <w:proofErr w:type="spellStart"/>
      <w:r w:rsidRPr="007125D6">
        <w:rPr>
          <w:rFonts w:ascii="David" w:hAnsi="David" w:cs="David"/>
          <w:sz w:val="24"/>
          <w:szCs w:val="24"/>
          <w:rtl/>
        </w:rPr>
        <w:t>התוספתא</w:t>
      </w:r>
      <w:proofErr w:type="spellEnd"/>
      <w:r w:rsidRPr="007125D6">
        <w:rPr>
          <w:rFonts w:ascii="David" w:hAnsi="David" w:cs="David"/>
          <w:sz w:val="24"/>
          <w:szCs w:val="24"/>
          <w:rtl/>
        </w:rPr>
        <w:t xml:space="preserve"> איננה חושפת מהו אותו פרדס אך היא רומזת לכך באמצעות משל:</w:t>
      </w:r>
      <w:r w:rsidRPr="007125D6">
        <w:rPr>
          <w:rFonts w:ascii="David" w:hAnsi="David" w:cs="David"/>
          <w:sz w:val="24"/>
          <w:szCs w:val="24"/>
        </w:rPr>
        <w:t xml:space="preserve"> </w:t>
      </w:r>
    </w:p>
    <w:p w14:paraId="408A5314" w14:textId="77777777" w:rsidR="008F4549" w:rsidRPr="007125D6" w:rsidRDefault="008F4549" w:rsidP="00065A5D">
      <w:pPr>
        <w:bidi/>
        <w:ind w:left="360"/>
        <w:jc w:val="both"/>
        <w:rPr>
          <w:rFonts w:ascii="David" w:hAnsi="David" w:cs="David"/>
          <w:sz w:val="24"/>
          <w:szCs w:val="24"/>
          <w:rtl/>
        </w:rPr>
      </w:pPr>
      <w:r w:rsidRPr="007125D6">
        <w:rPr>
          <w:rFonts w:ascii="David" w:hAnsi="David" w:cs="David"/>
          <w:sz w:val="24"/>
          <w:szCs w:val="24"/>
          <w:rtl/>
        </w:rPr>
        <w:t>משל למה הדבר דומה? לפרדס של מלך ועלייה בנויה על גביו. מה עליו על אדם [לעשות]?</w:t>
      </w:r>
      <w:r w:rsidRPr="007125D6">
        <w:rPr>
          <w:rFonts w:ascii="David" w:hAnsi="David" w:cs="David"/>
          <w:sz w:val="24"/>
          <w:szCs w:val="24"/>
        </w:rPr>
        <w:t xml:space="preserve"> </w:t>
      </w:r>
      <w:r w:rsidRPr="007125D6">
        <w:rPr>
          <w:rFonts w:ascii="David" w:hAnsi="David" w:cs="David"/>
          <w:sz w:val="24"/>
          <w:szCs w:val="24"/>
          <w:rtl/>
        </w:rPr>
        <w:t>להציץ, ובלבד שלא יזין את עיניו ממנו (</w:t>
      </w:r>
      <w:proofErr w:type="spellStart"/>
      <w:r w:rsidRPr="007125D6">
        <w:rPr>
          <w:rFonts w:ascii="David" w:hAnsi="David" w:cs="David"/>
          <w:sz w:val="24"/>
          <w:szCs w:val="24"/>
          <w:rtl/>
        </w:rPr>
        <w:t>תוספתא</w:t>
      </w:r>
      <w:proofErr w:type="spellEnd"/>
      <w:r w:rsidRPr="007125D6">
        <w:rPr>
          <w:rFonts w:ascii="David" w:hAnsi="David" w:cs="David"/>
          <w:sz w:val="24"/>
          <w:szCs w:val="24"/>
          <w:rtl/>
        </w:rPr>
        <w:t xml:space="preserve"> חגיגה ב, ה). </w:t>
      </w:r>
    </w:p>
    <w:p w14:paraId="15A1F83D" w14:textId="0382C4CA" w:rsidR="008F4549" w:rsidRPr="004C519D" w:rsidRDefault="00975011" w:rsidP="00065A5D">
      <w:pPr>
        <w:bidi/>
        <w:jc w:val="both"/>
        <w:rPr>
          <w:rFonts w:ascii="David" w:hAnsi="David" w:cs="David"/>
          <w:sz w:val="24"/>
          <w:szCs w:val="24"/>
          <w:lang w:val="en-US"/>
        </w:rPr>
      </w:pPr>
      <w:r>
        <w:rPr>
          <w:rFonts w:ascii="David" w:hAnsi="David" w:cs="David" w:hint="cs"/>
          <w:sz w:val="24"/>
          <w:szCs w:val="24"/>
          <w:rtl/>
        </w:rPr>
        <w:lastRenderedPageBreak/>
        <w:t xml:space="preserve">בשתי ההלכות </w:t>
      </w:r>
      <w:proofErr w:type="spellStart"/>
      <w:r>
        <w:rPr>
          <w:rFonts w:ascii="David" w:hAnsi="David" w:cs="David" w:hint="cs"/>
          <w:sz w:val="24"/>
          <w:szCs w:val="24"/>
          <w:rtl/>
        </w:rPr>
        <w:t>בתוספתא</w:t>
      </w:r>
      <w:proofErr w:type="spellEnd"/>
      <w:r>
        <w:rPr>
          <w:rFonts w:ascii="David" w:hAnsi="David" w:cs="David" w:hint="cs"/>
          <w:sz w:val="24"/>
          <w:szCs w:val="24"/>
          <w:rtl/>
        </w:rPr>
        <w:t xml:space="preserve"> חוזרים ביטויים הממ</w:t>
      </w:r>
      <w:r w:rsidR="00AC4977">
        <w:rPr>
          <w:rFonts w:ascii="David" w:hAnsi="David" w:cs="David" w:hint="cs"/>
          <w:sz w:val="24"/>
          <w:szCs w:val="24"/>
          <w:rtl/>
        </w:rPr>
        <w:t>וק</w:t>
      </w:r>
      <w:r>
        <w:rPr>
          <w:rFonts w:ascii="David" w:hAnsi="David" w:cs="David" w:hint="cs"/>
          <w:sz w:val="24"/>
          <w:szCs w:val="24"/>
          <w:rtl/>
        </w:rPr>
        <w:t xml:space="preserve">דים בראייה 'הציץ' ו'שלא יזין עיניו ממנו'. </w:t>
      </w:r>
      <w:r w:rsidR="008F4549" w:rsidRPr="007125D6">
        <w:rPr>
          <w:rFonts w:ascii="David" w:hAnsi="David" w:cs="David"/>
          <w:sz w:val="24"/>
          <w:szCs w:val="24"/>
          <w:rtl/>
        </w:rPr>
        <w:t xml:space="preserve">בהמשך לדברי המשנה על ארבעה שנכנסו לפרדס, שני התלמודים </w:t>
      </w:r>
      <w:r>
        <w:rPr>
          <w:rFonts w:ascii="David" w:hAnsi="David" w:cs="David" w:hint="cs"/>
          <w:sz w:val="24"/>
          <w:szCs w:val="24"/>
          <w:rtl/>
        </w:rPr>
        <w:t xml:space="preserve">אף </w:t>
      </w:r>
      <w:r w:rsidR="008F4549" w:rsidRPr="007125D6">
        <w:rPr>
          <w:rFonts w:ascii="David" w:hAnsi="David" w:cs="David"/>
          <w:sz w:val="24"/>
          <w:szCs w:val="24"/>
          <w:rtl/>
        </w:rPr>
        <w:t xml:space="preserve">מציגים רצף סיפורים על חכמים שדרשו במעשה בראשית ומעשה מרכבה וזכו למגוון התגלויות (ירושלמי ב, א; </w:t>
      </w:r>
      <w:r w:rsidR="00146B35">
        <w:rPr>
          <w:rFonts w:ascii="David" w:hAnsi="David" w:cs="David" w:hint="cs"/>
          <w:sz w:val="24"/>
          <w:szCs w:val="24"/>
          <w:rtl/>
        </w:rPr>
        <w:t xml:space="preserve">בבלי </w:t>
      </w:r>
      <w:r w:rsidR="008F4549" w:rsidRPr="007125D6">
        <w:rPr>
          <w:rFonts w:ascii="David" w:hAnsi="David" w:cs="David"/>
          <w:sz w:val="24"/>
          <w:szCs w:val="24"/>
          <w:rtl/>
        </w:rPr>
        <w:t xml:space="preserve">עז ע"א-ע"ב; בבלי יד ע"ב). בסופם של סיפורים אלה מסיים רבן יוחנן בן זכאי ואומר "אשריכם ואשרי יולדתכם, </w:t>
      </w:r>
      <w:r w:rsidR="008F4549" w:rsidRPr="00975011">
        <w:rPr>
          <w:rFonts w:ascii="David" w:hAnsi="David" w:cs="David"/>
          <w:b/>
          <w:bCs/>
          <w:sz w:val="24"/>
          <w:szCs w:val="24"/>
          <w:rtl/>
        </w:rPr>
        <w:t>אשרי עיני</w:t>
      </w:r>
      <w:r w:rsidR="008F4549" w:rsidRPr="007125D6">
        <w:rPr>
          <w:rFonts w:ascii="David" w:hAnsi="David" w:cs="David"/>
          <w:sz w:val="24"/>
          <w:szCs w:val="24"/>
          <w:rtl/>
        </w:rPr>
        <w:t xml:space="preserve"> שכך ראו" (בבלי </w:t>
      </w:r>
      <w:r w:rsidR="00AC4977">
        <w:rPr>
          <w:rFonts w:ascii="David" w:hAnsi="David" w:cs="David" w:hint="cs"/>
          <w:sz w:val="24"/>
          <w:szCs w:val="24"/>
          <w:rtl/>
        </w:rPr>
        <w:t xml:space="preserve">חגיגה </w:t>
      </w:r>
      <w:r w:rsidR="008F4549" w:rsidRPr="007125D6">
        <w:rPr>
          <w:rFonts w:ascii="David" w:hAnsi="David" w:cs="David"/>
          <w:sz w:val="24"/>
          <w:szCs w:val="24"/>
          <w:rtl/>
        </w:rPr>
        <w:t>יד</w:t>
      </w:r>
      <w:r w:rsidR="00C154BD">
        <w:rPr>
          <w:rFonts w:ascii="David" w:hAnsi="David" w:cs="David" w:hint="cs"/>
          <w:sz w:val="24"/>
          <w:szCs w:val="24"/>
          <w:rtl/>
        </w:rPr>
        <w:t>,</w:t>
      </w:r>
      <w:r w:rsidR="008F4549" w:rsidRPr="007125D6">
        <w:rPr>
          <w:rFonts w:ascii="David" w:hAnsi="David" w:cs="David"/>
          <w:sz w:val="24"/>
          <w:szCs w:val="24"/>
          <w:rtl/>
        </w:rPr>
        <w:t xml:space="preserve"> ע"ב). </w:t>
      </w:r>
      <w:r w:rsidRPr="007125D6">
        <w:rPr>
          <w:rFonts w:ascii="David" w:hAnsi="David" w:cs="David"/>
          <w:sz w:val="24"/>
          <w:szCs w:val="24"/>
          <w:rtl/>
        </w:rPr>
        <w:t xml:space="preserve">חוש הראייה מודגש אם כן לאורך הפרק במשנה </w:t>
      </w:r>
      <w:proofErr w:type="spellStart"/>
      <w:r w:rsidRPr="007125D6">
        <w:rPr>
          <w:rFonts w:ascii="David" w:hAnsi="David" w:cs="David"/>
          <w:sz w:val="24"/>
          <w:szCs w:val="24"/>
          <w:rtl/>
        </w:rPr>
        <w:t>ובתוספתא</w:t>
      </w:r>
      <w:proofErr w:type="spellEnd"/>
      <w:r w:rsidRPr="007125D6">
        <w:rPr>
          <w:rFonts w:ascii="David" w:hAnsi="David" w:cs="David"/>
          <w:sz w:val="24"/>
          <w:szCs w:val="24"/>
          <w:rtl/>
        </w:rPr>
        <w:t xml:space="preserve"> באמצעות השימוש החוזר בראייה, הסתכלות, הצצה והזנת העיניים</w:t>
      </w:r>
      <w:r>
        <w:rPr>
          <w:rFonts w:ascii="David" w:hAnsi="David" w:cs="David" w:hint="cs"/>
          <w:sz w:val="24"/>
          <w:szCs w:val="24"/>
          <w:rtl/>
        </w:rPr>
        <w:t>, והוא שזור בדרשות שונות על התגלות</w:t>
      </w:r>
      <w:r w:rsidRPr="007125D6">
        <w:rPr>
          <w:rFonts w:ascii="David" w:hAnsi="David" w:cs="David"/>
          <w:sz w:val="24"/>
          <w:szCs w:val="24"/>
          <w:rtl/>
        </w:rPr>
        <w:t>.</w:t>
      </w:r>
      <w:r w:rsidRPr="007125D6">
        <w:rPr>
          <w:rStyle w:val="FootnoteReference"/>
          <w:rFonts w:ascii="David" w:hAnsi="David" w:cs="David"/>
          <w:sz w:val="24"/>
          <w:szCs w:val="24"/>
          <w:rtl/>
        </w:rPr>
        <w:footnoteReference w:id="8"/>
      </w:r>
    </w:p>
    <w:p w14:paraId="6136D433" w14:textId="77777777" w:rsidR="00B65E5F" w:rsidRDefault="00B65E5F" w:rsidP="00065A5D">
      <w:pPr>
        <w:bidi/>
        <w:jc w:val="both"/>
        <w:rPr>
          <w:rFonts w:ascii="David" w:hAnsi="David" w:cs="David"/>
          <w:sz w:val="24"/>
          <w:szCs w:val="24"/>
          <w:rtl/>
        </w:rPr>
      </w:pPr>
    </w:p>
    <w:p w14:paraId="783E3165" w14:textId="6FA7D541" w:rsidR="00B65E5F" w:rsidRPr="00B65E5F" w:rsidRDefault="00B65E5F" w:rsidP="00065A5D">
      <w:pPr>
        <w:bidi/>
        <w:jc w:val="both"/>
        <w:rPr>
          <w:rFonts w:ascii="David" w:hAnsi="David" w:cs="David"/>
          <w:b/>
          <w:bCs/>
          <w:sz w:val="24"/>
          <w:szCs w:val="24"/>
          <w:rtl/>
        </w:rPr>
      </w:pPr>
      <w:r>
        <w:rPr>
          <w:rFonts w:ascii="David" w:hAnsi="David" w:cs="David" w:hint="cs"/>
          <w:b/>
          <w:bCs/>
          <w:sz w:val="24"/>
          <w:szCs w:val="24"/>
          <w:rtl/>
        </w:rPr>
        <w:t>ראיית פנים בכלי המקדש</w:t>
      </w:r>
    </w:p>
    <w:p w14:paraId="01BD0B10" w14:textId="496DB270" w:rsidR="008F4549" w:rsidRPr="007125D6" w:rsidRDefault="00B65E5F" w:rsidP="00065A5D">
      <w:pPr>
        <w:bidi/>
        <w:jc w:val="both"/>
        <w:rPr>
          <w:rFonts w:ascii="David" w:hAnsi="David" w:cs="David"/>
          <w:sz w:val="24"/>
          <w:szCs w:val="24"/>
          <w:rtl/>
        </w:rPr>
      </w:pPr>
      <w:r>
        <w:rPr>
          <w:rFonts w:ascii="David" w:hAnsi="David" w:cs="David" w:hint="cs"/>
          <w:sz w:val="24"/>
          <w:szCs w:val="24"/>
          <w:rtl/>
        </w:rPr>
        <w:t>גם במחצית השנייה של המסכת, העוסקת בדיון מפורט בהלכות טומאה וטהרה, טמונות הלכות הקשורות ל</w:t>
      </w:r>
      <w:r w:rsidR="00975011">
        <w:rPr>
          <w:rFonts w:ascii="David" w:hAnsi="David" w:cs="David" w:hint="cs"/>
          <w:sz w:val="24"/>
          <w:szCs w:val="24"/>
          <w:rtl/>
        </w:rPr>
        <w:t>רעיון החוזר</w:t>
      </w:r>
      <w:r>
        <w:rPr>
          <w:rFonts w:ascii="David" w:hAnsi="David" w:cs="David" w:hint="cs"/>
          <w:sz w:val="24"/>
          <w:szCs w:val="24"/>
          <w:rtl/>
        </w:rPr>
        <w:t xml:space="preserve"> </w:t>
      </w:r>
      <w:r w:rsidR="004C519D">
        <w:rPr>
          <w:rFonts w:ascii="David" w:hAnsi="David" w:cs="David" w:hint="cs"/>
          <w:sz w:val="24"/>
          <w:szCs w:val="24"/>
          <w:rtl/>
        </w:rPr>
        <w:t xml:space="preserve">של </w:t>
      </w:r>
      <w:r w:rsidR="008F4549" w:rsidRPr="007125D6">
        <w:rPr>
          <w:rFonts w:ascii="David" w:hAnsi="David" w:cs="David"/>
          <w:sz w:val="24"/>
          <w:szCs w:val="24"/>
          <w:rtl/>
        </w:rPr>
        <w:t xml:space="preserve">המפגש </w:t>
      </w:r>
      <w:r w:rsidR="00975011">
        <w:rPr>
          <w:rFonts w:ascii="David" w:hAnsi="David" w:cs="David" w:hint="cs"/>
          <w:sz w:val="24"/>
          <w:szCs w:val="24"/>
          <w:rtl/>
        </w:rPr>
        <w:t xml:space="preserve">ההדדי </w:t>
      </w:r>
      <w:r w:rsidR="008F4549" w:rsidRPr="007125D6">
        <w:rPr>
          <w:rFonts w:ascii="David" w:hAnsi="David" w:cs="David"/>
          <w:sz w:val="24"/>
          <w:szCs w:val="24"/>
          <w:rtl/>
        </w:rPr>
        <w:t xml:space="preserve">בין הקב"ה לבין עם ישראל. </w:t>
      </w:r>
      <w:r>
        <w:rPr>
          <w:rFonts w:ascii="David" w:hAnsi="David" w:cs="David" w:hint="cs"/>
          <w:sz w:val="24"/>
          <w:szCs w:val="24"/>
          <w:rtl/>
        </w:rPr>
        <w:t xml:space="preserve">חובת </w:t>
      </w:r>
      <w:r w:rsidR="00AC4977">
        <w:rPr>
          <w:rFonts w:ascii="David" w:hAnsi="David" w:cs="David" w:hint="cs"/>
          <w:sz w:val="24"/>
          <w:szCs w:val="24"/>
          <w:rtl/>
        </w:rPr>
        <w:t>ה</w:t>
      </w:r>
      <w:r>
        <w:rPr>
          <w:rFonts w:ascii="David" w:hAnsi="David" w:cs="David" w:hint="cs"/>
          <w:sz w:val="24"/>
          <w:szCs w:val="24"/>
          <w:rtl/>
        </w:rPr>
        <w:t xml:space="preserve">היטהרות </w:t>
      </w:r>
      <w:r w:rsidR="00AC4977">
        <w:rPr>
          <w:rFonts w:ascii="David" w:hAnsi="David" w:cs="David" w:hint="cs"/>
          <w:sz w:val="24"/>
          <w:szCs w:val="24"/>
          <w:rtl/>
        </w:rPr>
        <w:t>נקשרת בתלמוד בעלייה</w:t>
      </w:r>
      <w:r>
        <w:rPr>
          <w:rFonts w:ascii="David" w:hAnsi="David" w:cs="David" w:hint="cs"/>
          <w:sz w:val="24"/>
          <w:szCs w:val="24"/>
          <w:rtl/>
        </w:rPr>
        <w:t xml:space="preserve"> לרגל:</w:t>
      </w:r>
      <w:r>
        <w:rPr>
          <w:rFonts w:ascii="David" w:hAnsi="David" w:cs="David"/>
          <w:sz w:val="24"/>
          <w:szCs w:val="24"/>
          <w:lang w:val="en-US"/>
        </w:rPr>
        <w:t xml:space="preserve"> </w:t>
      </w:r>
      <w:r>
        <w:rPr>
          <w:rFonts w:ascii="David" w:hAnsi="David" w:cs="David" w:hint="cs"/>
          <w:sz w:val="24"/>
          <w:szCs w:val="24"/>
          <w:rtl/>
          <w:lang w:val="en-US"/>
        </w:rPr>
        <w:t>"אמר רבי יצחק:</w:t>
      </w:r>
      <w:r>
        <w:rPr>
          <w:rFonts w:ascii="David" w:hAnsi="David" w:cs="David"/>
          <w:sz w:val="24"/>
          <w:szCs w:val="24"/>
          <w:lang w:val="en-US"/>
        </w:rPr>
        <w:t xml:space="preserve"> </w:t>
      </w:r>
      <w:r>
        <w:rPr>
          <w:rFonts w:ascii="David" w:hAnsi="David" w:cs="David" w:hint="cs"/>
          <w:sz w:val="24"/>
          <w:szCs w:val="24"/>
          <w:rtl/>
          <w:lang w:val="en-US"/>
        </w:rPr>
        <w:t xml:space="preserve">חייב אדם לטהר את עצמו ברגל" (בבלי ראש השנה </w:t>
      </w:r>
      <w:proofErr w:type="spellStart"/>
      <w:r>
        <w:rPr>
          <w:rFonts w:ascii="David" w:hAnsi="David" w:cs="David" w:hint="cs"/>
          <w:sz w:val="24"/>
          <w:szCs w:val="24"/>
          <w:rtl/>
          <w:lang w:val="en-US"/>
        </w:rPr>
        <w:t>טז</w:t>
      </w:r>
      <w:proofErr w:type="spellEnd"/>
      <w:r>
        <w:rPr>
          <w:rFonts w:ascii="David" w:hAnsi="David" w:cs="David" w:hint="cs"/>
          <w:sz w:val="24"/>
          <w:szCs w:val="24"/>
          <w:rtl/>
          <w:lang w:val="en-US"/>
        </w:rPr>
        <w:t xml:space="preserve"> ע"ב), ופרשנים שונים הציעו כי ההקפדה על הטהרה בשעת העלייה לרגל הובילה לדיון הנרחב במעלות הטהרה שבמחצית השנייה של המסכת. יחד עם זאת, </w:t>
      </w:r>
      <w:r>
        <w:rPr>
          <w:rFonts w:ascii="David" w:hAnsi="David" w:cs="David" w:hint="cs"/>
          <w:sz w:val="24"/>
          <w:szCs w:val="24"/>
          <w:rtl/>
        </w:rPr>
        <w:t xml:space="preserve">שתי המשניות האחרונות של המסכת עוסקות </w:t>
      </w:r>
      <w:r w:rsidR="008F4549" w:rsidRPr="007125D6">
        <w:rPr>
          <w:rFonts w:ascii="David" w:hAnsi="David" w:cs="David"/>
          <w:sz w:val="24"/>
          <w:szCs w:val="24"/>
          <w:rtl/>
        </w:rPr>
        <w:t>בטומאה וטהרה של כלי המקדש</w:t>
      </w:r>
      <w:r>
        <w:rPr>
          <w:rFonts w:ascii="David" w:hAnsi="David" w:cs="David" w:hint="cs"/>
          <w:sz w:val="24"/>
          <w:szCs w:val="24"/>
          <w:rtl/>
        </w:rPr>
        <w:t xml:space="preserve"> דווקא </w:t>
      </w:r>
      <w:r w:rsidRPr="00975011">
        <w:rPr>
          <w:rFonts w:ascii="David" w:hAnsi="David" w:cs="David" w:hint="cs"/>
          <w:b/>
          <w:bCs/>
          <w:sz w:val="24"/>
          <w:szCs w:val="24"/>
          <w:rtl/>
        </w:rPr>
        <w:t>לאחר</w:t>
      </w:r>
      <w:r>
        <w:rPr>
          <w:rFonts w:ascii="David" w:hAnsi="David" w:cs="David" w:hint="cs"/>
          <w:sz w:val="24"/>
          <w:szCs w:val="24"/>
          <w:rtl/>
        </w:rPr>
        <w:t xml:space="preserve"> הרגל</w:t>
      </w:r>
      <w:r w:rsidR="008F4549" w:rsidRPr="007125D6">
        <w:rPr>
          <w:rFonts w:ascii="David" w:hAnsi="David" w:cs="David"/>
          <w:sz w:val="24"/>
          <w:szCs w:val="24"/>
          <w:rtl/>
        </w:rPr>
        <w:t>:</w:t>
      </w:r>
      <w:r w:rsidR="008F4549" w:rsidRPr="007125D6">
        <w:rPr>
          <w:rFonts w:ascii="David" w:hAnsi="David" w:cs="David"/>
          <w:sz w:val="24"/>
          <w:szCs w:val="24"/>
        </w:rPr>
        <w:t xml:space="preserve"> </w:t>
      </w:r>
    </w:p>
    <w:p w14:paraId="4C5E228E" w14:textId="28AA6BF1" w:rsidR="008F4549" w:rsidRPr="007125D6" w:rsidRDefault="008F4549" w:rsidP="00065A5D">
      <w:pPr>
        <w:bidi/>
        <w:spacing w:after="0"/>
        <w:ind w:left="720"/>
        <w:contextualSpacing/>
        <w:jc w:val="both"/>
        <w:rPr>
          <w:rFonts w:ascii="David" w:hAnsi="David" w:cs="David"/>
          <w:sz w:val="24"/>
          <w:szCs w:val="24"/>
          <w:rtl/>
        </w:rPr>
      </w:pPr>
      <w:r w:rsidRPr="007125D6">
        <w:rPr>
          <w:rFonts w:ascii="David" w:hAnsi="David" w:cs="David"/>
          <w:sz w:val="24"/>
          <w:szCs w:val="24"/>
          <w:rtl/>
        </w:rPr>
        <w:t xml:space="preserve">משעבר הרגל היו </w:t>
      </w:r>
      <w:proofErr w:type="spellStart"/>
      <w:r w:rsidRPr="007125D6">
        <w:rPr>
          <w:rFonts w:ascii="David" w:hAnsi="David" w:cs="David"/>
          <w:sz w:val="24"/>
          <w:szCs w:val="24"/>
          <w:rtl/>
        </w:rPr>
        <w:t>מעבירין</w:t>
      </w:r>
      <w:proofErr w:type="spellEnd"/>
      <w:r w:rsidRPr="007125D6">
        <w:rPr>
          <w:rFonts w:ascii="David" w:hAnsi="David" w:cs="David"/>
          <w:sz w:val="24"/>
          <w:szCs w:val="24"/>
          <w:rtl/>
        </w:rPr>
        <w:t xml:space="preserve"> על טהרת עזרה... </w:t>
      </w:r>
      <w:r w:rsidRPr="002A0FB6">
        <w:rPr>
          <w:rFonts w:ascii="David" w:hAnsi="David" w:cs="David"/>
          <w:sz w:val="24"/>
          <w:szCs w:val="24"/>
          <w:rtl/>
        </w:rPr>
        <w:t xml:space="preserve">כיצד מעבירים על טהרת עזרה? </w:t>
      </w:r>
      <w:proofErr w:type="spellStart"/>
      <w:r w:rsidRPr="002A0FB6">
        <w:rPr>
          <w:rFonts w:ascii="David" w:hAnsi="David" w:cs="David"/>
          <w:sz w:val="24"/>
          <w:szCs w:val="24"/>
          <w:rtl/>
        </w:rPr>
        <w:t>מטבילין</w:t>
      </w:r>
      <w:proofErr w:type="spellEnd"/>
      <w:r w:rsidRPr="002A0FB6">
        <w:rPr>
          <w:rFonts w:ascii="David" w:hAnsi="David" w:cs="David"/>
          <w:sz w:val="24"/>
          <w:szCs w:val="24"/>
          <w:rtl/>
        </w:rPr>
        <w:t xml:space="preserve"> את הכלים שהיו במקדש, </w:t>
      </w:r>
      <w:proofErr w:type="spellStart"/>
      <w:r w:rsidRPr="002A0FB6">
        <w:rPr>
          <w:rFonts w:ascii="David" w:hAnsi="David" w:cs="David"/>
          <w:sz w:val="24"/>
          <w:szCs w:val="24"/>
          <w:rtl/>
        </w:rPr>
        <w:t>ואומרין</w:t>
      </w:r>
      <w:proofErr w:type="spellEnd"/>
      <w:r w:rsidRPr="002A0FB6">
        <w:rPr>
          <w:rFonts w:ascii="David" w:hAnsi="David" w:cs="David"/>
          <w:sz w:val="24"/>
          <w:szCs w:val="24"/>
          <w:rtl/>
        </w:rPr>
        <w:t xml:space="preserve"> להם, הזהרו שלא תגעו בשולחן </w:t>
      </w:r>
      <w:r w:rsidR="0075785C">
        <w:rPr>
          <w:rFonts w:ascii="David" w:hAnsi="David" w:cs="David" w:hint="cs"/>
          <w:sz w:val="24"/>
          <w:szCs w:val="24"/>
          <w:rtl/>
        </w:rPr>
        <w:t>ובמנורה</w:t>
      </w:r>
      <w:r w:rsidR="0075785C">
        <w:rPr>
          <w:rFonts w:ascii="David" w:hAnsi="David" w:cs="David" w:hint="cs"/>
          <w:sz w:val="24"/>
          <w:szCs w:val="24"/>
          <w:rtl/>
          <w:lang w:val="en-US"/>
        </w:rPr>
        <w:t xml:space="preserve"> </w:t>
      </w:r>
      <w:r w:rsidRPr="002A0FB6">
        <w:rPr>
          <w:rFonts w:ascii="David" w:hAnsi="David" w:cs="David"/>
          <w:sz w:val="24"/>
          <w:szCs w:val="24"/>
          <w:rtl/>
        </w:rPr>
        <w:t>ותטמאוהו</w:t>
      </w:r>
      <w:r w:rsidRPr="002A0FB6">
        <w:rPr>
          <w:rFonts w:ascii="David" w:hAnsi="David" w:cs="David"/>
          <w:sz w:val="24"/>
          <w:szCs w:val="24"/>
        </w:rPr>
        <w:t>.</w:t>
      </w:r>
    </w:p>
    <w:p w14:paraId="52606ED7" w14:textId="77777777" w:rsidR="008F4549" w:rsidRPr="007125D6" w:rsidRDefault="008F4549" w:rsidP="00065A5D">
      <w:pPr>
        <w:bidi/>
        <w:spacing w:after="0"/>
        <w:ind w:left="720"/>
        <w:contextualSpacing/>
        <w:jc w:val="both"/>
        <w:rPr>
          <w:rFonts w:ascii="David" w:hAnsi="David" w:cs="David"/>
          <w:sz w:val="24"/>
          <w:szCs w:val="24"/>
          <w:rtl/>
        </w:rPr>
      </w:pPr>
      <w:r w:rsidRPr="002A0FB6">
        <w:rPr>
          <w:rFonts w:ascii="David" w:hAnsi="David" w:cs="David"/>
          <w:sz w:val="24"/>
          <w:szCs w:val="24"/>
          <w:rtl/>
        </w:rPr>
        <w:t>כל הכלים שהיו במקדש, יש להם שניים ושלישים, שאם נטמאו הראשונים, יביאו שניים תחתיהן</w:t>
      </w:r>
      <w:r w:rsidRPr="002A0FB6">
        <w:rPr>
          <w:rFonts w:ascii="David" w:hAnsi="David" w:cs="David"/>
          <w:sz w:val="24"/>
          <w:szCs w:val="24"/>
        </w:rPr>
        <w:t>.</w:t>
      </w:r>
    </w:p>
    <w:p w14:paraId="58890300" w14:textId="77777777" w:rsidR="008F4549" w:rsidRDefault="008F4549" w:rsidP="00065A5D">
      <w:pPr>
        <w:bidi/>
        <w:spacing w:after="0"/>
        <w:ind w:left="720"/>
        <w:contextualSpacing/>
        <w:jc w:val="both"/>
        <w:rPr>
          <w:rFonts w:ascii="David" w:hAnsi="David" w:cs="David"/>
          <w:sz w:val="24"/>
          <w:szCs w:val="24"/>
          <w:rtl/>
        </w:rPr>
      </w:pPr>
      <w:r w:rsidRPr="002A0FB6">
        <w:rPr>
          <w:rFonts w:ascii="David" w:hAnsi="David" w:cs="David"/>
          <w:sz w:val="24"/>
          <w:szCs w:val="24"/>
          <w:rtl/>
        </w:rPr>
        <w:t xml:space="preserve">כל הכלים שהיו במקדש, </w:t>
      </w:r>
      <w:proofErr w:type="spellStart"/>
      <w:r w:rsidRPr="002A0FB6">
        <w:rPr>
          <w:rFonts w:ascii="David" w:hAnsi="David" w:cs="David"/>
          <w:sz w:val="24"/>
          <w:szCs w:val="24"/>
          <w:rtl/>
        </w:rPr>
        <w:t>טעונין</w:t>
      </w:r>
      <w:proofErr w:type="spellEnd"/>
      <w:r w:rsidRPr="002A0FB6">
        <w:rPr>
          <w:rFonts w:ascii="David" w:hAnsi="David" w:cs="David"/>
          <w:sz w:val="24"/>
          <w:szCs w:val="24"/>
          <w:rtl/>
        </w:rPr>
        <w:t xml:space="preserve"> טבילה, חוץ ממזבח הזהב ומזבח הנחושת, מפני שהן כקרקע, דברי</w:t>
      </w:r>
      <w:r w:rsidRPr="007125D6">
        <w:rPr>
          <w:rFonts w:ascii="David" w:hAnsi="David" w:cs="David"/>
          <w:sz w:val="24"/>
          <w:szCs w:val="24"/>
          <w:rtl/>
        </w:rPr>
        <w:t xml:space="preserve"> רבי אליעזר. </w:t>
      </w:r>
      <w:r w:rsidRPr="002A0FB6">
        <w:rPr>
          <w:rFonts w:ascii="David" w:hAnsi="David" w:cs="David"/>
          <w:sz w:val="24"/>
          <w:szCs w:val="24"/>
          <w:rtl/>
        </w:rPr>
        <w:t xml:space="preserve">וחכמים אומרים, מפני שהן </w:t>
      </w:r>
      <w:proofErr w:type="spellStart"/>
      <w:r w:rsidRPr="002A0FB6">
        <w:rPr>
          <w:rFonts w:ascii="David" w:hAnsi="David" w:cs="David"/>
          <w:sz w:val="24"/>
          <w:szCs w:val="24"/>
          <w:rtl/>
        </w:rPr>
        <w:t>מצופין</w:t>
      </w:r>
      <w:proofErr w:type="spellEnd"/>
      <w:r w:rsidRPr="007125D6">
        <w:rPr>
          <w:rFonts w:ascii="David" w:hAnsi="David" w:cs="David"/>
          <w:sz w:val="24"/>
          <w:szCs w:val="24"/>
          <w:rtl/>
        </w:rPr>
        <w:t xml:space="preserve"> [ולכן אינם מקבלים טומאה] (משנה חגיגה ג, ז-ח). </w:t>
      </w:r>
    </w:p>
    <w:p w14:paraId="0B5ABCA0" w14:textId="77777777" w:rsidR="006267A1" w:rsidRPr="002A0FB6" w:rsidRDefault="006267A1" w:rsidP="00065A5D">
      <w:pPr>
        <w:bidi/>
        <w:spacing w:after="0"/>
        <w:ind w:left="720"/>
        <w:contextualSpacing/>
        <w:jc w:val="both"/>
        <w:rPr>
          <w:rFonts w:ascii="David" w:hAnsi="David" w:cs="David"/>
          <w:sz w:val="24"/>
          <w:szCs w:val="24"/>
        </w:rPr>
      </w:pPr>
    </w:p>
    <w:p w14:paraId="1B44E920" w14:textId="27188DFC" w:rsidR="008F4549" w:rsidRDefault="008F4549" w:rsidP="00065A5D">
      <w:pPr>
        <w:bidi/>
        <w:jc w:val="both"/>
        <w:rPr>
          <w:rFonts w:ascii="David" w:hAnsi="David" w:cs="David"/>
          <w:sz w:val="24"/>
          <w:szCs w:val="24"/>
          <w:rtl/>
          <w:lang w:val="en-US"/>
        </w:rPr>
      </w:pPr>
      <w:r w:rsidRPr="007125D6">
        <w:rPr>
          <w:rFonts w:ascii="David" w:hAnsi="David" w:cs="David"/>
          <w:sz w:val="24"/>
          <w:szCs w:val="24"/>
          <w:rtl/>
        </w:rPr>
        <w:t>משניות אלו מלמדות כי ההקפדה היתרה על טהרת המקדש וכליו התעוררה לא בתקופת המועד אלא דווקא מיד לאחריו. בניגוד ל</w:t>
      </w:r>
      <w:r w:rsidR="006267A1">
        <w:rPr>
          <w:rFonts w:ascii="David" w:hAnsi="David" w:cs="David" w:hint="cs"/>
          <w:sz w:val="24"/>
          <w:szCs w:val="24"/>
          <w:rtl/>
        </w:rPr>
        <w:t xml:space="preserve">מצופה, את כלי המקדש טיהרו לא </w:t>
      </w:r>
      <w:r w:rsidRPr="007125D6">
        <w:rPr>
          <w:rFonts w:ascii="David" w:hAnsi="David" w:cs="David"/>
          <w:sz w:val="24"/>
          <w:szCs w:val="24"/>
          <w:rtl/>
        </w:rPr>
        <w:t xml:space="preserve">לקראת עלייתם לרגל של המוני ישראל במהלך החג, אלא </w:t>
      </w:r>
      <w:r w:rsidR="006267A1">
        <w:rPr>
          <w:rFonts w:ascii="David" w:hAnsi="David" w:cs="David" w:hint="cs"/>
          <w:sz w:val="24"/>
          <w:szCs w:val="24"/>
          <w:rtl/>
        </w:rPr>
        <w:t>דווקא לאחר</w:t>
      </w:r>
      <w:r w:rsidRPr="007125D6">
        <w:rPr>
          <w:rFonts w:ascii="David" w:hAnsi="David" w:cs="David"/>
          <w:sz w:val="24"/>
          <w:szCs w:val="24"/>
          <w:rtl/>
        </w:rPr>
        <w:t xml:space="preserve"> שעולי הרגל </w:t>
      </w:r>
      <w:r w:rsidR="006267A1">
        <w:rPr>
          <w:rFonts w:ascii="David" w:hAnsi="David" w:cs="David" w:hint="cs"/>
          <w:sz w:val="24"/>
          <w:szCs w:val="24"/>
          <w:rtl/>
        </w:rPr>
        <w:t>שבו</w:t>
      </w:r>
      <w:r w:rsidRPr="007125D6">
        <w:rPr>
          <w:rFonts w:ascii="David" w:hAnsi="David" w:cs="David"/>
          <w:sz w:val="24"/>
          <w:szCs w:val="24"/>
          <w:rtl/>
        </w:rPr>
        <w:t xml:space="preserve"> לבתיהם, אז החליפו את </w:t>
      </w:r>
      <w:r w:rsidR="0075785C">
        <w:rPr>
          <w:rFonts w:ascii="David" w:hAnsi="David" w:cs="David" w:hint="cs"/>
          <w:sz w:val="24"/>
          <w:szCs w:val="24"/>
          <w:rtl/>
        </w:rPr>
        <w:t>כלי המקדש</w:t>
      </w:r>
      <w:r w:rsidRPr="007125D6">
        <w:rPr>
          <w:rFonts w:ascii="David" w:hAnsi="David" w:cs="David"/>
          <w:sz w:val="24"/>
          <w:szCs w:val="24"/>
          <w:rtl/>
        </w:rPr>
        <w:t xml:space="preserve"> באחרים וטבלו אותם מתוך חשש שהם נטמאו במהלך המועד.</w:t>
      </w:r>
      <w:r w:rsidR="00B65E5F">
        <w:rPr>
          <w:rFonts w:ascii="David" w:hAnsi="David" w:cs="David" w:hint="cs"/>
          <w:sz w:val="24"/>
          <w:szCs w:val="24"/>
          <w:rtl/>
        </w:rPr>
        <w:t xml:space="preserve"> </w:t>
      </w:r>
      <w:r w:rsidR="007C5A5D">
        <w:rPr>
          <w:rFonts w:ascii="David" w:hAnsi="David" w:cs="David" w:hint="cs"/>
          <w:sz w:val="24"/>
          <w:szCs w:val="24"/>
          <w:rtl/>
        </w:rPr>
        <w:t>סוגיות התלמוד מסבירות מדוע נטמאו הכלים ונוצר צורך להטביל אותם לאחר החג. בירושלמי</w:t>
      </w:r>
      <w:r w:rsidR="00AF3E89">
        <w:rPr>
          <w:rFonts w:ascii="David" w:hAnsi="David" w:cs="David" w:hint="cs"/>
          <w:sz w:val="24"/>
          <w:szCs w:val="24"/>
          <w:rtl/>
        </w:rPr>
        <w:t xml:space="preserve"> שואל </w:t>
      </w:r>
      <w:r w:rsidR="007C5A5D">
        <w:rPr>
          <w:rFonts w:ascii="David" w:hAnsi="David" w:cs="David" w:hint="cs"/>
          <w:sz w:val="24"/>
          <w:szCs w:val="24"/>
          <w:rtl/>
          <w:lang w:val="en-US"/>
        </w:rPr>
        <w:t>ר' אמי בשם ר' שמעון בן לקיש:</w:t>
      </w:r>
      <w:r w:rsidR="007C5A5D">
        <w:rPr>
          <w:rFonts w:ascii="David" w:hAnsi="David" w:cs="David"/>
          <w:sz w:val="24"/>
          <w:szCs w:val="24"/>
          <w:lang w:val="en-US"/>
        </w:rPr>
        <w:t xml:space="preserve"> </w:t>
      </w:r>
      <w:r w:rsidR="00AF3E89">
        <w:rPr>
          <w:rFonts w:ascii="David" w:hAnsi="David" w:cs="David" w:hint="cs"/>
          <w:sz w:val="24"/>
          <w:szCs w:val="24"/>
          <w:rtl/>
          <w:lang w:val="en-US"/>
        </w:rPr>
        <w:t>"</w:t>
      </w:r>
      <w:r w:rsidR="007C5A5D">
        <w:rPr>
          <w:rFonts w:ascii="David" w:hAnsi="David" w:cs="David" w:hint="cs"/>
          <w:sz w:val="24"/>
          <w:szCs w:val="24"/>
          <w:rtl/>
          <w:lang w:val="en-US"/>
        </w:rPr>
        <w:t>השולחן למה טמא?</w:t>
      </w:r>
      <w:r w:rsidR="007C5A5D">
        <w:rPr>
          <w:rFonts w:ascii="David" w:hAnsi="David" w:cs="David"/>
          <w:sz w:val="24"/>
          <w:szCs w:val="24"/>
          <w:lang w:val="en-US"/>
        </w:rPr>
        <w:t xml:space="preserve"> </w:t>
      </w:r>
      <w:r w:rsidR="007C5A5D">
        <w:rPr>
          <w:rFonts w:ascii="David" w:hAnsi="David" w:cs="David" w:hint="cs"/>
          <w:sz w:val="24"/>
          <w:szCs w:val="24"/>
          <w:rtl/>
          <w:lang w:val="en-US"/>
        </w:rPr>
        <w:t xml:space="preserve">לא מפני </w:t>
      </w:r>
      <w:proofErr w:type="spellStart"/>
      <w:r w:rsidR="007C5A5D">
        <w:rPr>
          <w:rFonts w:ascii="David" w:hAnsi="David" w:cs="David" w:hint="cs"/>
          <w:sz w:val="24"/>
          <w:szCs w:val="24"/>
          <w:rtl/>
          <w:lang w:val="en-US"/>
        </w:rPr>
        <w:t>שמוציאין</w:t>
      </w:r>
      <w:proofErr w:type="spellEnd"/>
      <w:r w:rsidR="007C5A5D">
        <w:rPr>
          <w:rFonts w:ascii="David" w:hAnsi="David" w:cs="David" w:hint="cs"/>
          <w:sz w:val="24"/>
          <w:szCs w:val="24"/>
          <w:rtl/>
          <w:lang w:val="en-US"/>
        </w:rPr>
        <w:t xml:space="preserve"> אותו </w:t>
      </w:r>
      <w:proofErr w:type="spellStart"/>
      <w:r w:rsidR="007C5A5D">
        <w:rPr>
          <w:rFonts w:ascii="David" w:hAnsi="David" w:cs="David" w:hint="cs"/>
          <w:sz w:val="24"/>
          <w:szCs w:val="24"/>
          <w:rtl/>
          <w:lang w:val="en-US"/>
        </w:rPr>
        <w:t>ומראין</w:t>
      </w:r>
      <w:proofErr w:type="spellEnd"/>
      <w:r w:rsidR="007C5A5D">
        <w:rPr>
          <w:rFonts w:ascii="David" w:hAnsi="David" w:cs="David" w:hint="cs"/>
          <w:sz w:val="24"/>
          <w:szCs w:val="24"/>
          <w:rtl/>
          <w:lang w:val="en-US"/>
        </w:rPr>
        <w:t xml:space="preserve"> אותו לעולי רגלים?" (ירושלמי חגיגה ג, </w:t>
      </w:r>
      <w:r w:rsidR="00AC4977">
        <w:rPr>
          <w:rFonts w:ascii="David" w:hAnsi="David" w:cs="David" w:hint="cs"/>
          <w:sz w:val="24"/>
          <w:szCs w:val="24"/>
          <w:rtl/>
          <w:lang w:val="en-US"/>
        </w:rPr>
        <w:t>ח</w:t>
      </w:r>
      <w:r w:rsidR="007C5A5D">
        <w:rPr>
          <w:rFonts w:ascii="David" w:hAnsi="David" w:cs="David" w:hint="cs"/>
          <w:sz w:val="24"/>
          <w:szCs w:val="24"/>
          <w:rtl/>
          <w:lang w:val="en-US"/>
        </w:rPr>
        <w:t>, עט ע"ד</w:t>
      </w:r>
      <w:r w:rsidR="00C154BD">
        <w:rPr>
          <w:rFonts w:ascii="David" w:hAnsi="David" w:cs="David" w:hint="cs"/>
          <w:sz w:val="24"/>
          <w:szCs w:val="24"/>
          <w:rtl/>
          <w:lang w:val="en-US"/>
        </w:rPr>
        <w:t xml:space="preserve"> [[לא מצאתי/הבנתי מה המקור]]</w:t>
      </w:r>
      <w:r w:rsidR="007C5A5D">
        <w:rPr>
          <w:rFonts w:ascii="David" w:hAnsi="David" w:cs="David" w:hint="cs"/>
          <w:sz w:val="24"/>
          <w:szCs w:val="24"/>
          <w:rtl/>
          <w:lang w:val="en-US"/>
        </w:rPr>
        <w:t>) ואילו הבבלי מתייחס ללחם הפנים:</w:t>
      </w:r>
      <w:r w:rsidR="007C5A5D">
        <w:rPr>
          <w:rFonts w:ascii="David" w:hAnsi="David" w:cs="David"/>
          <w:sz w:val="24"/>
          <w:szCs w:val="24"/>
          <w:lang w:val="en-US"/>
        </w:rPr>
        <w:t xml:space="preserve"> </w:t>
      </w:r>
      <w:r w:rsidR="007C5A5D">
        <w:rPr>
          <w:rFonts w:ascii="David" w:hAnsi="David" w:cs="David" w:hint="cs"/>
          <w:sz w:val="24"/>
          <w:szCs w:val="24"/>
          <w:rtl/>
          <w:lang w:val="en-US"/>
        </w:rPr>
        <w:t xml:space="preserve">"מלמד </w:t>
      </w:r>
      <w:proofErr w:type="spellStart"/>
      <w:r w:rsidR="007C5A5D">
        <w:rPr>
          <w:rFonts w:ascii="David" w:hAnsi="David" w:cs="David" w:hint="cs"/>
          <w:sz w:val="24"/>
          <w:szCs w:val="24"/>
          <w:rtl/>
          <w:lang w:val="en-US"/>
        </w:rPr>
        <w:t>שמגביהין</w:t>
      </w:r>
      <w:proofErr w:type="spellEnd"/>
      <w:r w:rsidR="007C5A5D">
        <w:rPr>
          <w:rFonts w:ascii="David" w:hAnsi="David" w:cs="David" w:hint="cs"/>
          <w:sz w:val="24"/>
          <w:szCs w:val="24"/>
          <w:rtl/>
          <w:lang w:val="en-US"/>
        </w:rPr>
        <w:t xml:space="preserve"> אותו </w:t>
      </w:r>
      <w:proofErr w:type="spellStart"/>
      <w:r w:rsidR="007C5A5D">
        <w:rPr>
          <w:rFonts w:ascii="David" w:hAnsi="David" w:cs="David" w:hint="cs"/>
          <w:sz w:val="24"/>
          <w:szCs w:val="24"/>
          <w:rtl/>
          <w:lang w:val="en-US"/>
        </w:rPr>
        <w:t>ומראין</w:t>
      </w:r>
      <w:proofErr w:type="spellEnd"/>
      <w:r w:rsidR="007C5A5D">
        <w:rPr>
          <w:rFonts w:ascii="David" w:hAnsi="David" w:cs="David" w:hint="cs"/>
          <w:sz w:val="24"/>
          <w:szCs w:val="24"/>
          <w:rtl/>
          <w:lang w:val="en-US"/>
        </w:rPr>
        <w:t xml:space="preserve"> בו לעולי רגלים לחם הפנים ואומרים להם: ראו חיבתכם לפני המקום" (</w:t>
      </w:r>
      <w:r w:rsidR="00C154BD">
        <w:rPr>
          <w:rFonts w:ascii="David" w:hAnsi="David" w:cs="David" w:hint="cs"/>
          <w:sz w:val="24"/>
          <w:szCs w:val="24"/>
          <w:rtl/>
          <w:lang w:val="en-US"/>
        </w:rPr>
        <w:t xml:space="preserve">בבלי </w:t>
      </w:r>
      <w:r w:rsidR="007C5A5D">
        <w:rPr>
          <w:rFonts w:ascii="David" w:hAnsi="David" w:cs="David" w:hint="cs"/>
          <w:sz w:val="24"/>
          <w:szCs w:val="24"/>
          <w:rtl/>
          <w:lang w:val="en-US"/>
        </w:rPr>
        <w:t xml:space="preserve">חגיגה </w:t>
      </w:r>
      <w:proofErr w:type="spellStart"/>
      <w:r w:rsidR="007C5A5D">
        <w:rPr>
          <w:rFonts w:ascii="David" w:hAnsi="David" w:cs="David" w:hint="cs"/>
          <w:sz w:val="24"/>
          <w:szCs w:val="24"/>
          <w:rtl/>
          <w:lang w:val="en-US"/>
        </w:rPr>
        <w:t>כו</w:t>
      </w:r>
      <w:proofErr w:type="spellEnd"/>
      <w:r w:rsidR="00C154BD">
        <w:rPr>
          <w:rFonts w:ascii="David" w:hAnsi="David" w:cs="David" w:hint="cs"/>
          <w:sz w:val="24"/>
          <w:szCs w:val="24"/>
          <w:rtl/>
          <w:lang w:val="en-US"/>
        </w:rPr>
        <w:t>,</w:t>
      </w:r>
      <w:r w:rsidR="007C5A5D">
        <w:rPr>
          <w:rFonts w:ascii="David" w:hAnsi="David" w:cs="David" w:hint="cs"/>
          <w:sz w:val="24"/>
          <w:szCs w:val="24"/>
          <w:rtl/>
          <w:lang w:val="en-US"/>
        </w:rPr>
        <w:t xml:space="preserve"> ע"ב; </w:t>
      </w:r>
      <w:r w:rsidR="00C154BD">
        <w:rPr>
          <w:rFonts w:ascii="David" w:hAnsi="David" w:cs="David" w:hint="cs"/>
          <w:sz w:val="24"/>
          <w:szCs w:val="24"/>
          <w:rtl/>
          <w:lang w:val="en-US"/>
        </w:rPr>
        <w:t xml:space="preserve">בבלי </w:t>
      </w:r>
      <w:r w:rsidR="007C5A5D">
        <w:rPr>
          <w:rFonts w:ascii="David" w:hAnsi="David" w:cs="David" w:hint="cs"/>
          <w:sz w:val="24"/>
          <w:szCs w:val="24"/>
          <w:rtl/>
          <w:lang w:val="en-US"/>
        </w:rPr>
        <w:t xml:space="preserve">מנחות </w:t>
      </w:r>
      <w:proofErr w:type="spellStart"/>
      <w:r w:rsidR="007C5A5D">
        <w:rPr>
          <w:rFonts w:ascii="David" w:hAnsi="David" w:cs="David" w:hint="cs"/>
          <w:sz w:val="24"/>
          <w:szCs w:val="24"/>
          <w:rtl/>
          <w:lang w:val="en-US"/>
        </w:rPr>
        <w:t>כט</w:t>
      </w:r>
      <w:proofErr w:type="spellEnd"/>
      <w:r w:rsidR="00C154BD">
        <w:rPr>
          <w:rFonts w:ascii="David" w:hAnsi="David" w:cs="David" w:hint="cs"/>
          <w:sz w:val="24"/>
          <w:szCs w:val="24"/>
          <w:rtl/>
          <w:lang w:val="en-US"/>
        </w:rPr>
        <w:t>,</w:t>
      </w:r>
      <w:r w:rsidR="007C5A5D">
        <w:rPr>
          <w:rFonts w:ascii="David" w:hAnsi="David" w:cs="David" w:hint="cs"/>
          <w:sz w:val="24"/>
          <w:szCs w:val="24"/>
          <w:rtl/>
          <w:lang w:val="en-US"/>
        </w:rPr>
        <w:t xml:space="preserve"> ע"א).</w:t>
      </w:r>
      <w:r w:rsidR="007C5A5D">
        <w:rPr>
          <w:rStyle w:val="FootnoteReference"/>
          <w:rFonts w:ascii="David" w:hAnsi="David" w:cs="David"/>
          <w:sz w:val="24"/>
          <w:szCs w:val="24"/>
          <w:rtl/>
          <w:lang w:val="en-US"/>
        </w:rPr>
        <w:footnoteReference w:id="9"/>
      </w:r>
      <w:r w:rsidR="007C5A5D">
        <w:rPr>
          <w:rFonts w:ascii="David" w:hAnsi="David" w:cs="David" w:hint="cs"/>
          <w:sz w:val="24"/>
          <w:szCs w:val="24"/>
          <w:rtl/>
          <w:lang w:val="en-US"/>
        </w:rPr>
        <w:t xml:space="preserve"> </w:t>
      </w:r>
      <w:r w:rsidR="007C5A5D">
        <w:rPr>
          <w:rFonts w:ascii="David" w:hAnsi="David" w:cs="David" w:hint="cs"/>
          <w:sz w:val="24"/>
          <w:szCs w:val="24"/>
          <w:rtl/>
        </w:rPr>
        <w:t>סוגיות אלו מסבירות כיצד נטמאו כלי המקדש ומדוע נצרכו להטבילן, אך מעל</w:t>
      </w:r>
      <w:r w:rsidR="00AF3E89">
        <w:rPr>
          <w:rFonts w:ascii="David" w:hAnsi="David" w:cs="David" w:hint="cs"/>
          <w:sz w:val="24"/>
          <w:szCs w:val="24"/>
          <w:rtl/>
        </w:rPr>
        <w:t>ות</w:t>
      </w:r>
      <w:r w:rsidR="007C5A5D">
        <w:rPr>
          <w:rFonts w:ascii="David" w:hAnsi="David" w:cs="David" w:hint="cs"/>
          <w:sz w:val="24"/>
          <w:szCs w:val="24"/>
          <w:rtl/>
        </w:rPr>
        <w:t xml:space="preserve"> שאלה חדשה:</w:t>
      </w:r>
      <w:r w:rsidR="007C5A5D">
        <w:rPr>
          <w:rFonts w:ascii="David" w:hAnsi="David" w:cs="David"/>
          <w:sz w:val="24"/>
          <w:szCs w:val="24"/>
          <w:lang w:val="en-US"/>
        </w:rPr>
        <w:t xml:space="preserve"> </w:t>
      </w:r>
      <w:r w:rsidR="007C5A5D">
        <w:rPr>
          <w:rFonts w:ascii="David" w:hAnsi="David" w:cs="David" w:hint="cs"/>
          <w:sz w:val="24"/>
          <w:szCs w:val="24"/>
          <w:rtl/>
          <w:lang w:val="en-US"/>
        </w:rPr>
        <w:t>מדוע רצו עולי הרגלים לראות את הכלים ברגל?</w:t>
      </w:r>
      <w:r w:rsidR="007C5A5D">
        <w:rPr>
          <w:rFonts w:ascii="David" w:hAnsi="David" w:cs="David"/>
          <w:sz w:val="24"/>
          <w:szCs w:val="24"/>
          <w:lang w:val="en-US"/>
        </w:rPr>
        <w:t xml:space="preserve"> </w:t>
      </w:r>
    </w:p>
    <w:p w14:paraId="7C143E33" w14:textId="1F4F739B" w:rsidR="00F30CB8" w:rsidRDefault="00E95F81" w:rsidP="00E95F81">
      <w:pPr>
        <w:bidi/>
        <w:jc w:val="both"/>
        <w:rPr>
          <w:rFonts w:ascii="David" w:hAnsi="David" w:cs="David"/>
          <w:sz w:val="24"/>
          <w:szCs w:val="24"/>
          <w:rtl/>
          <w:lang w:val="en-US"/>
        </w:rPr>
      </w:pPr>
      <w:r>
        <w:rPr>
          <w:rFonts w:ascii="David" w:hAnsi="David" w:cs="David"/>
          <w:sz w:val="24"/>
          <w:szCs w:val="24"/>
          <w:rtl/>
          <w:lang w:val="en-US"/>
        </w:rPr>
        <w:tab/>
      </w:r>
      <w:r>
        <w:rPr>
          <w:rFonts w:ascii="David" w:hAnsi="David" w:cs="David" w:hint="cs"/>
          <w:sz w:val="24"/>
          <w:szCs w:val="24"/>
          <w:rtl/>
          <w:lang w:val="en-US"/>
        </w:rPr>
        <w:t>מספר חוקרים הציעו כי כלי המקדש נתפסו בתור ייצוגים של פני ה'.</w:t>
      </w:r>
      <w:r>
        <w:rPr>
          <w:rStyle w:val="FootnoteReference"/>
          <w:rFonts w:ascii="David" w:hAnsi="David" w:cs="David"/>
          <w:sz w:val="24"/>
          <w:szCs w:val="24"/>
          <w:rtl/>
          <w:lang w:val="en-US"/>
        </w:rPr>
        <w:footnoteReference w:id="10"/>
      </w:r>
      <w:r>
        <w:rPr>
          <w:rFonts w:ascii="David" w:hAnsi="David" w:cs="David" w:hint="cs"/>
          <w:sz w:val="24"/>
          <w:szCs w:val="24"/>
          <w:rtl/>
          <w:lang w:val="en-US"/>
        </w:rPr>
        <w:t xml:space="preserve"> </w:t>
      </w:r>
      <w:r w:rsidR="004316BB">
        <w:rPr>
          <w:rFonts w:ascii="David" w:hAnsi="David" w:cs="David" w:hint="cs"/>
          <w:sz w:val="24"/>
          <w:szCs w:val="24"/>
          <w:rtl/>
          <w:lang w:val="en-US"/>
        </w:rPr>
        <w:t>כך למשל, הכרובים שעל ארון העדות מתוארים כעומדים "</w:t>
      </w:r>
      <w:r w:rsidR="004316BB" w:rsidRPr="00644334">
        <w:rPr>
          <w:rFonts w:ascii="David" w:hAnsi="David" w:cs="David"/>
          <w:sz w:val="24"/>
          <w:szCs w:val="24"/>
          <w:rtl/>
          <w:lang w:val="en-US"/>
        </w:rPr>
        <w:t>ו</w:t>
      </w:r>
      <w:r w:rsidR="004316BB" w:rsidRPr="00AC4977">
        <w:rPr>
          <w:rFonts w:ascii="David" w:hAnsi="David" w:cs="David"/>
          <w:b/>
          <w:bCs/>
          <w:sz w:val="24"/>
          <w:szCs w:val="24"/>
          <w:rtl/>
          <w:lang w:val="en-US"/>
        </w:rPr>
        <w:t>ּפְנֵיהֶם</w:t>
      </w:r>
      <w:r w:rsidR="004316BB" w:rsidRPr="00644334">
        <w:rPr>
          <w:rFonts w:ascii="David" w:hAnsi="David" w:cs="David"/>
          <w:sz w:val="24"/>
          <w:szCs w:val="24"/>
          <w:rtl/>
          <w:lang w:val="en-US"/>
        </w:rPr>
        <w:t xml:space="preserve"> אִישׁ אֶל אָחִיו</w:t>
      </w:r>
      <w:r w:rsidR="004316BB">
        <w:rPr>
          <w:rFonts w:ascii="David" w:hAnsi="David" w:cs="David" w:hint="cs"/>
          <w:sz w:val="24"/>
          <w:szCs w:val="24"/>
          <w:rtl/>
          <w:lang w:val="en-US"/>
        </w:rPr>
        <w:t xml:space="preserve">" (שמות כה, כ) </w:t>
      </w:r>
      <w:r w:rsidR="00AD2CF2">
        <w:rPr>
          <w:rFonts w:ascii="David" w:hAnsi="David" w:cs="David" w:hint="cs"/>
          <w:sz w:val="24"/>
          <w:szCs w:val="24"/>
          <w:rtl/>
          <w:lang w:val="en-US"/>
        </w:rPr>
        <w:t>ו</w:t>
      </w:r>
      <w:r w:rsidR="004316BB">
        <w:rPr>
          <w:rFonts w:ascii="David" w:hAnsi="David" w:cs="David" w:hint="cs"/>
          <w:sz w:val="24"/>
          <w:szCs w:val="24"/>
          <w:rtl/>
          <w:lang w:val="en-US"/>
        </w:rPr>
        <w:t>בהמשך:</w:t>
      </w:r>
      <w:r w:rsidR="004316BB">
        <w:rPr>
          <w:rFonts w:ascii="David" w:hAnsi="David" w:cs="David"/>
          <w:sz w:val="24"/>
          <w:szCs w:val="24"/>
          <w:lang w:val="en-US"/>
        </w:rPr>
        <w:t xml:space="preserve"> </w:t>
      </w:r>
      <w:r w:rsidR="004316BB">
        <w:rPr>
          <w:rFonts w:ascii="David" w:hAnsi="David" w:cs="David" w:hint="cs"/>
          <w:sz w:val="24"/>
          <w:szCs w:val="24"/>
          <w:rtl/>
          <w:lang w:val="en-US"/>
        </w:rPr>
        <w:t>"</w:t>
      </w:r>
      <w:r w:rsidR="004316BB" w:rsidRPr="00F30CB8">
        <w:rPr>
          <w:rFonts w:ascii="David" w:hAnsi="David" w:cs="David"/>
          <w:sz w:val="24"/>
          <w:szCs w:val="24"/>
          <w:rtl/>
          <w:lang w:val="en-US"/>
        </w:rPr>
        <w:t>אֶל הַכַּפֹּרֶת יִהְיוּ פ</w:t>
      </w:r>
      <w:r w:rsidR="004316BB" w:rsidRPr="00AC4977">
        <w:rPr>
          <w:rFonts w:ascii="David" w:hAnsi="David" w:cs="David"/>
          <w:b/>
          <w:bCs/>
          <w:sz w:val="24"/>
          <w:szCs w:val="24"/>
          <w:rtl/>
          <w:lang w:val="en-US"/>
        </w:rPr>
        <w:t xml:space="preserve">ְּנֵי </w:t>
      </w:r>
      <w:r w:rsidR="004316BB" w:rsidRPr="00F30CB8">
        <w:rPr>
          <w:rFonts w:ascii="David" w:hAnsi="David" w:cs="David"/>
          <w:sz w:val="24"/>
          <w:szCs w:val="24"/>
          <w:rtl/>
          <w:lang w:val="en-US"/>
        </w:rPr>
        <w:t>הַכְּרֻבִים</w:t>
      </w:r>
      <w:r w:rsidR="004316BB">
        <w:rPr>
          <w:rFonts w:ascii="David" w:hAnsi="David" w:cs="David" w:hint="cs"/>
          <w:sz w:val="24"/>
          <w:szCs w:val="24"/>
          <w:rtl/>
          <w:lang w:val="en-US"/>
        </w:rPr>
        <w:t xml:space="preserve">" (שם, וכן שמות </w:t>
      </w:r>
      <w:proofErr w:type="spellStart"/>
      <w:r w:rsidR="004316BB">
        <w:rPr>
          <w:rFonts w:ascii="David" w:hAnsi="David" w:cs="David" w:hint="cs"/>
          <w:sz w:val="24"/>
          <w:szCs w:val="24"/>
          <w:rtl/>
          <w:lang w:val="en-US"/>
        </w:rPr>
        <w:t>לז</w:t>
      </w:r>
      <w:proofErr w:type="spellEnd"/>
      <w:r w:rsidR="004316BB">
        <w:rPr>
          <w:rFonts w:ascii="David" w:hAnsi="David" w:cs="David" w:hint="cs"/>
          <w:sz w:val="24"/>
          <w:szCs w:val="24"/>
          <w:rtl/>
          <w:lang w:val="en-US"/>
        </w:rPr>
        <w:t xml:space="preserve">, ט). נראה שהכרובים עוצבו על פי תבנית פנים ממשית. </w:t>
      </w:r>
      <w:r w:rsidR="00AD2CF2" w:rsidRPr="004316BB">
        <w:rPr>
          <w:rFonts w:ascii="David" w:hAnsi="David" w:cs="David"/>
          <w:sz w:val="24"/>
          <w:szCs w:val="24"/>
          <w:rtl/>
          <w:lang w:val="en-US"/>
        </w:rPr>
        <w:t xml:space="preserve">באופן דומה, בלחם המונח על השולחן נאמר: "וְנָתַתָּ עַל הַשֻּׁלְחָן לֶחֶם </w:t>
      </w:r>
      <w:r w:rsidR="00AD2CF2" w:rsidRPr="00AC4977">
        <w:rPr>
          <w:rFonts w:ascii="David" w:hAnsi="David" w:cs="David"/>
          <w:b/>
          <w:bCs/>
          <w:sz w:val="24"/>
          <w:szCs w:val="24"/>
          <w:rtl/>
          <w:lang w:val="en-US"/>
        </w:rPr>
        <w:t xml:space="preserve">פָּנִים </w:t>
      </w:r>
      <w:r w:rsidR="00AD2CF2" w:rsidRPr="004316BB">
        <w:rPr>
          <w:rFonts w:ascii="David" w:hAnsi="David" w:cs="David"/>
          <w:sz w:val="24"/>
          <w:szCs w:val="24"/>
          <w:rtl/>
          <w:lang w:val="en-US"/>
        </w:rPr>
        <w:t xml:space="preserve">לְפָנַי תָּמִיד", וגם כאן נראה שהכוונה היא לתיאור חזותי של הלחם המזכיר את תבנית הפנים. לבסוף, גם בהתייחסות למנורה, ייתכן כי הביטוי "וְהֶעֱלָה אֶת </w:t>
      </w:r>
      <w:proofErr w:type="spellStart"/>
      <w:r w:rsidR="00AD2CF2" w:rsidRPr="004316BB">
        <w:rPr>
          <w:rFonts w:ascii="David" w:hAnsi="David" w:cs="David"/>
          <w:sz w:val="24"/>
          <w:szCs w:val="24"/>
          <w:rtl/>
          <w:lang w:val="en-US"/>
        </w:rPr>
        <w:t>נֵרֹתֶיה</w:t>
      </w:r>
      <w:proofErr w:type="spellEnd"/>
      <w:r w:rsidR="00AD2CF2" w:rsidRPr="004316BB">
        <w:rPr>
          <w:rFonts w:ascii="David" w:hAnsi="David" w:cs="David"/>
          <w:sz w:val="24"/>
          <w:szCs w:val="24"/>
          <w:rtl/>
          <w:lang w:val="en-US"/>
        </w:rPr>
        <w:t xml:space="preserve">ָ וְהֵאִיר עַל עֵבֶר </w:t>
      </w:r>
      <w:r w:rsidR="00AD2CF2" w:rsidRPr="00AC4977">
        <w:rPr>
          <w:rFonts w:ascii="David" w:hAnsi="David" w:cs="David"/>
          <w:b/>
          <w:bCs/>
          <w:sz w:val="24"/>
          <w:szCs w:val="24"/>
          <w:rtl/>
          <w:lang w:val="en-US"/>
        </w:rPr>
        <w:t>פָּנֶיהָ</w:t>
      </w:r>
      <w:r w:rsidR="00AD2CF2" w:rsidRPr="004316BB">
        <w:rPr>
          <w:rFonts w:ascii="David" w:hAnsi="David" w:cs="David"/>
          <w:sz w:val="24"/>
          <w:szCs w:val="24"/>
          <w:rtl/>
          <w:lang w:val="en-US"/>
        </w:rPr>
        <w:t>" רומז למשמעות ראשונית של פנים</w:t>
      </w:r>
      <w:r w:rsidR="00AD2CF2" w:rsidRPr="004316BB">
        <w:rPr>
          <w:rFonts w:ascii="David" w:hAnsi="David" w:cs="David"/>
          <w:sz w:val="24"/>
          <w:szCs w:val="24"/>
        </w:rPr>
        <w:t>.</w:t>
      </w:r>
      <w:r w:rsidR="00AD2CF2" w:rsidRPr="00AD2CF2">
        <w:rPr>
          <w:rFonts w:ascii="David" w:hAnsi="David" w:cs="David"/>
          <w:sz w:val="24"/>
          <w:szCs w:val="24"/>
          <w:rtl/>
        </w:rPr>
        <w:t xml:space="preserve"> </w:t>
      </w:r>
      <w:r w:rsidR="00F30CB8" w:rsidRPr="00AD2CF2">
        <w:rPr>
          <w:rFonts w:ascii="David" w:hAnsi="David" w:cs="David"/>
          <w:sz w:val="24"/>
          <w:szCs w:val="24"/>
          <w:rtl/>
          <w:lang w:val="en-US"/>
        </w:rPr>
        <w:t>השימוש ה</w:t>
      </w:r>
      <w:r w:rsidR="00AD2CF2">
        <w:rPr>
          <w:rFonts w:ascii="David" w:hAnsi="David" w:cs="David" w:hint="cs"/>
          <w:sz w:val="24"/>
          <w:szCs w:val="24"/>
          <w:rtl/>
          <w:lang w:val="en-US"/>
        </w:rPr>
        <w:t>חריג והנפוץ</w:t>
      </w:r>
      <w:r w:rsidR="00F30CB8" w:rsidRPr="00AD2CF2">
        <w:rPr>
          <w:rFonts w:ascii="David" w:hAnsi="David" w:cs="David"/>
          <w:sz w:val="24"/>
          <w:szCs w:val="24"/>
          <w:rtl/>
          <w:lang w:val="en-US"/>
        </w:rPr>
        <w:t xml:space="preserve"> במינוח 'פנים' ב</w:t>
      </w:r>
      <w:r w:rsidR="00AD2CF2">
        <w:rPr>
          <w:rFonts w:ascii="David" w:hAnsi="David" w:cs="David" w:hint="cs"/>
          <w:sz w:val="24"/>
          <w:szCs w:val="24"/>
          <w:rtl/>
          <w:lang w:val="en-US"/>
        </w:rPr>
        <w:t xml:space="preserve">הקשר </w:t>
      </w:r>
      <w:r w:rsidR="00F30CB8" w:rsidRPr="00AD2CF2">
        <w:rPr>
          <w:rFonts w:ascii="David" w:hAnsi="David" w:cs="David"/>
          <w:sz w:val="24"/>
          <w:szCs w:val="24"/>
          <w:rtl/>
          <w:lang w:val="en-US"/>
        </w:rPr>
        <w:t>למלאכת המשכן מע</w:t>
      </w:r>
      <w:r w:rsidR="00AD2CF2">
        <w:rPr>
          <w:rFonts w:ascii="David" w:hAnsi="David" w:cs="David" w:hint="cs"/>
          <w:sz w:val="24"/>
          <w:szCs w:val="24"/>
          <w:rtl/>
          <w:lang w:val="en-US"/>
        </w:rPr>
        <w:t xml:space="preserve">ורר השערה מתבקשת, לפיה </w:t>
      </w:r>
      <w:r w:rsidR="00F30CB8">
        <w:rPr>
          <w:rFonts w:ascii="David" w:hAnsi="David" w:cs="David" w:hint="cs"/>
          <w:sz w:val="24"/>
          <w:szCs w:val="24"/>
          <w:rtl/>
          <w:lang w:val="en-US"/>
        </w:rPr>
        <w:t xml:space="preserve">'פנים' אלו נועדו לסמל, </w:t>
      </w:r>
      <w:r w:rsidR="00AD2CF2">
        <w:rPr>
          <w:rFonts w:ascii="David" w:hAnsi="David" w:cs="David" w:hint="cs"/>
          <w:sz w:val="24"/>
          <w:szCs w:val="24"/>
          <w:rtl/>
          <w:lang w:val="en-US"/>
        </w:rPr>
        <w:t>בדרך כלשהי</w:t>
      </w:r>
      <w:r w:rsidR="00F30CB8">
        <w:rPr>
          <w:rFonts w:ascii="David" w:hAnsi="David" w:cs="David" w:hint="cs"/>
          <w:sz w:val="24"/>
          <w:szCs w:val="24"/>
          <w:rtl/>
          <w:lang w:val="en-US"/>
        </w:rPr>
        <w:t>, את 'פני ה'</w:t>
      </w:r>
      <w:r w:rsidR="00AD2CF2">
        <w:rPr>
          <w:rFonts w:ascii="David" w:hAnsi="David" w:cs="David" w:hint="cs"/>
          <w:sz w:val="24"/>
          <w:szCs w:val="24"/>
          <w:rtl/>
          <w:lang w:val="en-US"/>
        </w:rPr>
        <w:t>'.</w:t>
      </w:r>
      <w:r w:rsidR="00F30CB8">
        <w:rPr>
          <w:rFonts w:ascii="David" w:hAnsi="David" w:cs="David" w:hint="cs"/>
          <w:sz w:val="24"/>
          <w:szCs w:val="24"/>
          <w:rtl/>
          <w:lang w:val="en-US"/>
        </w:rPr>
        <w:t xml:space="preserve"> </w:t>
      </w:r>
    </w:p>
    <w:p w14:paraId="6D05FC46" w14:textId="4612CCB0" w:rsidR="00F30CB8" w:rsidRDefault="007214A2" w:rsidP="00065A5D">
      <w:pPr>
        <w:bidi/>
        <w:jc w:val="both"/>
        <w:rPr>
          <w:rFonts w:ascii="David" w:hAnsi="David" w:cs="David"/>
          <w:sz w:val="24"/>
          <w:szCs w:val="24"/>
          <w:rtl/>
          <w:lang w:val="en-US"/>
        </w:rPr>
      </w:pPr>
      <w:r>
        <w:rPr>
          <w:rFonts w:ascii="David" w:hAnsi="David" w:cs="David"/>
          <w:sz w:val="24"/>
          <w:szCs w:val="24"/>
          <w:rtl/>
          <w:lang w:val="en-US"/>
        </w:rPr>
        <w:tab/>
      </w:r>
      <w:r w:rsidR="00AD2CF2">
        <w:rPr>
          <w:rFonts w:ascii="David" w:hAnsi="David" w:cs="David" w:hint="cs"/>
          <w:sz w:val="24"/>
          <w:szCs w:val="24"/>
          <w:rtl/>
          <w:lang w:val="en-US"/>
        </w:rPr>
        <w:t xml:space="preserve">אם אכן המשכן וכליו </w:t>
      </w:r>
      <w:r>
        <w:rPr>
          <w:rFonts w:ascii="David" w:hAnsi="David" w:cs="David" w:hint="cs"/>
          <w:sz w:val="24"/>
          <w:szCs w:val="24"/>
          <w:rtl/>
          <w:lang w:val="en-US"/>
        </w:rPr>
        <w:t xml:space="preserve">נתפסו כייצוגים של 'פני ה'' בארץ, </w:t>
      </w:r>
      <w:r w:rsidR="00AD2CF2">
        <w:rPr>
          <w:rFonts w:ascii="David" w:hAnsi="David" w:cs="David" w:hint="cs"/>
          <w:sz w:val="24"/>
          <w:szCs w:val="24"/>
          <w:rtl/>
          <w:lang w:val="en-US"/>
        </w:rPr>
        <w:t xml:space="preserve">הרי שבכך מוסבר </w:t>
      </w:r>
      <w:r>
        <w:rPr>
          <w:rFonts w:ascii="David" w:hAnsi="David" w:cs="David" w:hint="cs"/>
          <w:sz w:val="24"/>
          <w:szCs w:val="24"/>
          <w:rtl/>
          <w:lang w:val="en-US"/>
        </w:rPr>
        <w:t xml:space="preserve">מנהג ההתבוננות בכלי המקדש במהלך העלייה לרגל, כמימוש לציווי </w:t>
      </w:r>
      <w:r w:rsidR="00AD2CF2">
        <w:rPr>
          <w:rFonts w:ascii="David" w:hAnsi="David" w:cs="David" w:hint="cs"/>
          <w:sz w:val="24"/>
          <w:szCs w:val="24"/>
          <w:rtl/>
          <w:lang w:val="en-US"/>
        </w:rPr>
        <w:t>לראות את פני ה' של</w:t>
      </w:r>
      <w:r>
        <w:rPr>
          <w:rFonts w:ascii="David" w:hAnsi="David" w:cs="David" w:hint="cs"/>
          <w:sz w:val="24"/>
          <w:szCs w:val="24"/>
          <w:rtl/>
          <w:lang w:val="en-US"/>
        </w:rPr>
        <w:t xml:space="preserve">וש פעמים בשנה. אלא שחשיפת כלי המקדש להמון העם הובילה אף לחשש שההמון לא רק יביט אלא אף ייגע בכלי המקדש ובכך יטמא אותם, ולכן דורשת המשנה להטביל את הכלים לאחר המועד. על כך שמנהג זה נתון היה במחלוקת מלמדת </w:t>
      </w:r>
      <w:proofErr w:type="spellStart"/>
      <w:r>
        <w:rPr>
          <w:rFonts w:ascii="David" w:hAnsi="David" w:cs="David" w:hint="cs"/>
          <w:sz w:val="24"/>
          <w:szCs w:val="24"/>
          <w:rtl/>
          <w:lang w:val="en-US"/>
        </w:rPr>
        <w:t>התוספתא</w:t>
      </w:r>
      <w:proofErr w:type="spellEnd"/>
      <w:r w:rsidR="00530DBC">
        <w:rPr>
          <w:rFonts w:ascii="David" w:hAnsi="David" w:cs="David" w:hint="cs"/>
          <w:sz w:val="24"/>
          <w:szCs w:val="24"/>
          <w:rtl/>
          <w:lang w:val="en-US"/>
        </w:rPr>
        <w:t xml:space="preserve">: </w:t>
      </w:r>
    </w:p>
    <w:p w14:paraId="36FD31AF" w14:textId="7E46B4AF" w:rsidR="00530DBC" w:rsidRDefault="00530DBC" w:rsidP="00065A5D">
      <w:pPr>
        <w:bidi/>
        <w:ind w:left="720"/>
        <w:jc w:val="both"/>
        <w:rPr>
          <w:rFonts w:ascii="David" w:hAnsi="David" w:cs="David"/>
          <w:sz w:val="24"/>
          <w:szCs w:val="24"/>
          <w:rtl/>
          <w:lang w:val="en-US"/>
        </w:rPr>
      </w:pPr>
      <w:r>
        <w:rPr>
          <w:rFonts w:ascii="David" w:hAnsi="David" w:cs="David" w:hint="cs"/>
          <w:sz w:val="24"/>
          <w:szCs w:val="24"/>
          <w:rtl/>
          <w:lang w:val="en-US"/>
        </w:rPr>
        <w:lastRenderedPageBreak/>
        <w:t xml:space="preserve">שלחן שנטמא </w:t>
      </w:r>
      <w:proofErr w:type="spellStart"/>
      <w:r>
        <w:rPr>
          <w:rFonts w:ascii="David" w:hAnsi="David" w:cs="David" w:hint="cs"/>
          <w:sz w:val="24"/>
          <w:szCs w:val="24"/>
          <w:rtl/>
          <w:lang w:val="en-US"/>
        </w:rPr>
        <w:t>מטבילין</w:t>
      </w:r>
      <w:proofErr w:type="spellEnd"/>
      <w:r>
        <w:rPr>
          <w:rFonts w:ascii="David" w:hAnsi="David" w:cs="David" w:hint="cs"/>
          <w:sz w:val="24"/>
          <w:szCs w:val="24"/>
          <w:rtl/>
          <w:lang w:val="en-US"/>
        </w:rPr>
        <w:t xml:space="preserve"> אותו בזמנו, ואפילו בשבת. מעשה והטבילו את המנורה ביום טוב והיו </w:t>
      </w:r>
      <w:proofErr w:type="spellStart"/>
      <w:r>
        <w:rPr>
          <w:rFonts w:ascii="David" w:hAnsi="David" w:cs="David" w:hint="cs"/>
          <w:sz w:val="24"/>
          <w:szCs w:val="24"/>
          <w:rtl/>
          <w:lang w:val="en-US"/>
        </w:rPr>
        <w:t>צדוקין</w:t>
      </w:r>
      <w:proofErr w:type="spellEnd"/>
      <w:r>
        <w:rPr>
          <w:rFonts w:ascii="David" w:hAnsi="David" w:cs="David" w:hint="cs"/>
          <w:sz w:val="24"/>
          <w:szCs w:val="24"/>
          <w:rtl/>
          <w:lang w:val="en-US"/>
        </w:rPr>
        <w:t xml:space="preserve"> אומרים:</w:t>
      </w:r>
      <w:r>
        <w:rPr>
          <w:rFonts w:ascii="David" w:hAnsi="David" w:cs="David"/>
          <w:sz w:val="24"/>
          <w:szCs w:val="24"/>
          <w:lang w:val="en-US"/>
        </w:rPr>
        <w:t xml:space="preserve"> </w:t>
      </w:r>
      <w:r>
        <w:rPr>
          <w:rFonts w:ascii="David" w:hAnsi="David" w:cs="David" w:hint="cs"/>
          <w:sz w:val="24"/>
          <w:szCs w:val="24"/>
          <w:rtl/>
          <w:lang w:val="en-US"/>
        </w:rPr>
        <w:t xml:space="preserve">בואו וראו </w:t>
      </w:r>
      <w:proofErr w:type="spellStart"/>
      <w:r>
        <w:rPr>
          <w:rFonts w:ascii="David" w:hAnsi="David" w:cs="David" w:hint="cs"/>
          <w:sz w:val="24"/>
          <w:szCs w:val="24"/>
          <w:rtl/>
          <w:lang w:val="en-US"/>
        </w:rPr>
        <w:t>פרושין</w:t>
      </w:r>
      <w:proofErr w:type="spellEnd"/>
      <w:r>
        <w:rPr>
          <w:rFonts w:ascii="David" w:hAnsi="David" w:cs="David" w:hint="cs"/>
          <w:sz w:val="24"/>
          <w:szCs w:val="24"/>
          <w:rtl/>
          <w:lang w:val="en-US"/>
        </w:rPr>
        <w:t xml:space="preserve"> </w:t>
      </w:r>
      <w:proofErr w:type="spellStart"/>
      <w:r>
        <w:rPr>
          <w:rFonts w:ascii="David" w:hAnsi="David" w:cs="David" w:hint="cs"/>
          <w:sz w:val="24"/>
          <w:szCs w:val="24"/>
          <w:rtl/>
          <w:lang w:val="en-US"/>
        </w:rPr>
        <w:t>שמטבילין</w:t>
      </w:r>
      <w:proofErr w:type="spellEnd"/>
      <w:r>
        <w:rPr>
          <w:rFonts w:ascii="David" w:hAnsi="David" w:cs="David" w:hint="cs"/>
          <w:sz w:val="24"/>
          <w:szCs w:val="24"/>
          <w:rtl/>
          <w:lang w:val="en-US"/>
        </w:rPr>
        <w:t xml:space="preserve"> מאור הלבנה (</w:t>
      </w:r>
      <w:proofErr w:type="spellStart"/>
      <w:r>
        <w:rPr>
          <w:rFonts w:ascii="David" w:hAnsi="David" w:cs="David" w:hint="cs"/>
          <w:sz w:val="24"/>
          <w:szCs w:val="24"/>
          <w:rtl/>
          <w:lang w:val="en-US"/>
        </w:rPr>
        <w:t>תוספתא</w:t>
      </w:r>
      <w:proofErr w:type="spellEnd"/>
      <w:r w:rsidR="00C154BD">
        <w:rPr>
          <w:rFonts w:ascii="David" w:hAnsi="David" w:cs="David" w:hint="cs"/>
          <w:sz w:val="24"/>
          <w:szCs w:val="24"/>
          <w:rtl/>
          <w:lang w:val="en-US"/>
        </w:rPr>
        <w:t xml:space="preserve"> [[ליברמן]]</w:t>
      </w:r>
      <w:r>
        <w:rPr>
          <w:rFonts w:ascii="David" w:hAnsi="David" w:cs="David" w:hint="cs"/>
          <w:sz w:val="24"/>
          <w:szCs w:val="24"/>
          <w:rtl/>
          <w:lang w:val="en-US"/>
        </w:rPr>
        <w:t xml:space="preserve"> חגיגה ג, לה). </w:t>
      </w:r>
    </w:p>
    <w:p w14:paraId="5A9D9778" w14:textId="3FA67594" w:rsidR="00336F72" w:rsidRPr="00E22790" w:rsidRDefault="00530DBC" w:rsidP="00E22790">
      <w:pPr>
        <w:bidi/>
        <w:jc w:val="both"/>
        <w:rPr>
          <w:rFonts w:ascii="David" w:hAnsi="David" w:cs="David"/>
          <w:sz w:val="24"/>
          <w:szCs w:val="24"/>
          <w:rtl/>
          <w:lang w:val="en-US"/>
        </w:rPr>
      </w:pPr>
      <w:r>
        <w:rPr>
          <w:rFonts w:ascii="David" w:hAnsi="David" w:cs="David" w:hint="cs"/>
          <w:sz w:val="24"/>
          <w:szCs w:val="24"/>
          <w:rtl/>
          <w:lang w:val="en-US"/>
        </w:rPr>
        <w:t xml:space="preserve">מנהג ההתבוננות בכלי המקדש </w:t>
      </w:r>
      <w:r w:rsidR="00AF3E89">
        <w:rPr>
          <w:rFonts w:ascii="David" w:hAnsi="David" w:cs="David" w:hint="cs"/>
          <w:sz w:val="24"/>
          <w:szCs w:val="24"/>
          <w:rtl/>
          <w:lang w:val="en-US"/>
        </w:rPr>
        <w:t>קשור ל</w:t>
      </w:r>
      <w:r>
        <w:rPr>
          <w:rFonts w:ascii="David" w:hAnsi="David" w:cs="David" w:hint="cs"/>
          <w:sz w:val="24"/>
          <w:szCs w:val="24"/>
          <w:rtl/>
          <w:lang w:val="en-US"/>
        </w:rPr>
        <w:t xml:space="preserve">שאלה כללית </w:t>
      </w:r>
      <w:r w:rsidR="00AF3E89">
        <w:rPr>
          <w:rFonts w:ascii="David" w:hAnsi="David" w:cs="David" w:hint="cs"/>
          <w:sz w:val="24"/>
          <w:szCs w:val="24"/>
          <w:rtl/>
          <w:lang w:val="en-US"/>
        </w:rPr>
        <w:t xml:space="preserve">יותר </w:t>
      </w:r>
      <w:r>
        <w:rPr>
          <w:rFonts w:ascii="David" w:hAnsi="David" w:cs="David" w:hint="cs"/>
          <w:sz w:val="24"/>
          <w:szCs w:val="24"/>
          <w:rtl/>
          <w:lang w:val="en-US"/>
        </w:rPr>
        <w:t xml:space="preserve">של </w:t>
      </w:r>
      <w:r w:rsidR="007A0C66">
        <w:rPr>
          <w:rFonts w:ascii="David" w:hAnsi="David" w:cs="David" w:hint="cs"/>
          <w:sz w:val="24"/>
          <w:szCs w:val="24"/>
          <w:rtl/>
          <w:lang w:val="en-US"/>
        </w:rPr>
        <w:t xml:space="preserve">שיתוף העם בעבודת המקדש. ספרות חז"ל </w:t>
      </w:r>
      <w:r w:rsidR="00AF3E89">
        <w:rPr>
          <w:rFonts w:ascii="David" w:hAnsi="David" w:cs="David" w:hint="cs"/>
          <w:sz w:val="24"/>
          <w:szCs w:val="24"/>
          <w:rtl/>
          <w:lang w:val="en-US"/>
        </w:rPr>
        <w:t>ממשיכה את המגמה של הפרושים</w:t>
      </w:r>
      <w:r w:rsidR="007A0C66">
        <w:rPr>
          <w:rFonts w:ascii="David" w:hAnsi="David" w:cs="David" w:hint="cs"/>
          <w:sz w:val="24"/>
          <w:szCs w:val="24"/>
          <w:rtl/>
          <w:lang w:val="en-US"/>
        </w:rPr>
        <w:t xml:space="preserve"> לפתוח את עבודת המקדש בפני הציבור הרחב, בעוד שהצדוקים, שהיו קשורים למשפחות הכהונה, התנגדו לחשיפה זו של המקדש וכליו בפני שכבות רחבות של הציבור. ניתן לשער כי הטעם למחלוקת זו היה קשור לא רק בשאלת המעמד החברתי אלא אף בשאלה תיאולוגית:</w:t>
      </w:r>
      <w:r w:rsidR="007A0C66">
        <w:rPr>
          <w:rFonts w:ascii="David" w:hAnsi="David" w:cs="David"/>
          <w:sz w:val="24"/>
          <w:szCs w:val="24"/>
          <w:lang w:val="en-US"/>
        </w:rPr>
        <w:t xml:space="preserve"> </w:t>
      </w:r>
      <w:r w:rsidR="007A0C66">
        <w:rPr>
          <w:rFonts w:ascii="David" w:hAnsi="David" w:cs="David" w:hint="cs"/>
          <w:sz w:val="24"/>
          <w:szCs w:val="24"/>
          <w:rtl/>
          <w:lang w:val="en-US"/>
        </w:rPr>
        <w:t>הצדוקים התנגדו לחשיפת הייצוגים של פני ה' בפני העם כולו וחשבו שיש לגונן על ייצוגים אלו ולהסתירם, בעוד שהפרושים סברו שיש לאפשר לכל אדם מישראל לקיים את מצוות ראיית פני ה' באמצעות התבוננות בכלי המקדש.</w:t>
      </w:r>
      <w:r w:rsidR="007A0C66">
        <w:rPr>
          <w:rStyle w:val="FootnoteReference"/>
          <w:rFonts w:ascii="David" w:hAnsi="David" w:cs="David"/>
          <w:sz w:val="24"/>
          <w:szCs w:val="24"/>
          <w:rtl/>
          <w:lang w:val="en-US"/>
        </w:rPr>
        <w:footnoteReference w:id="11"/>
      </w:r>
    </w:p>
    <w:p w14:paraId="5A927271" w14:textId="77777777" w:rsidR="00E22790" w:rsidRPr="009E4D95" w:rsidRDefault="00E22790" w:rsidP="00E22790">
      <w:pPr>
        <w:bidi/>
        <w:jc w:val="both"/>
        <w:rPr>
          <w:rFonts w:ascii="David" w:hAnsi="David" w:cs="David"/>
          <w:sz w:val="24"/>
          <w:szCs w:val="24"/>
          <w:lang w:val="en-US"/>
        </w:rPr>
      </w:pPr>
    </w:p>
    <w:p w14:paraId="29D8C5F2" w14:textId="77777777" w:rsidR="008F4549" w:rsidRPr="007125D6" w:rsidRDefault="008F4549" w:rsidP="00065A5D">
      <w:pPr>
        <w:bidi/>
        <w:jc w:val="both"/>
        <w:rPr>
          <w:rFonts w:ascii="David" w:hAnsi="David" w:cs="David"/>
          <w:b/>
          <w:bCs/>
          <w:sz w:val="24"/>
          <w:szCs w:val="24"/>
          <w:rtl/>
        </w:rPr>
      </w:pPr>
      <w:r w:rsidRPr="007125D6">
        <w:rPr>
          <w:rFonts w:ascii="David" w:hAnsi="David" w:cs="David"/>
          <w:b/>
          <w:bCs/>
          <w:sz w:val="24"/>
          <w:szCs w:val="24"/>
          <w:rtl/>
        </w:rPr>
        <w:t>ממפגש עם ה' למפגש עם התורה</w:t>
      </w:r>
    </w:p>
    <w:p w14:paraId="242CC838" w14:textId="563C40FD" w:rsidR="008F4549" w:rsidRPr="00180724" w:rsidRDefault="008F4549" w:rsidP="00065A5D">
      <w:pPr>
        <w:bidi/>
        <w:jc w:val="both"/>
        <w:rPr>
          <w:rFonts w:ascii="David" w:hAnsi="David" w:cs="David"/>
          <w:sz w:val="24"/>
          <w:szCs w:val="24"/>
          <w:rtl/>
        </w:rPr>
      </w:pPr>
      <w:r w:rsidRPr="007125D6">
        <w:rPr>
          <w:rFonts w:ascii="David" w:hAnsi="David" w:cs="David"/>
          <w:sz w:val="24"/>
          <w:szCs w:val="24"/>
          <w:rtl/>
        </w:rPr>
        <w:t xml:space="preserve">לצד </w:t>
      </w:r>
      <w:r w:rsidR="00E95F81">
        <w:rPr>
          <w:rFonts w:ascii="David" w:hAnsi="David" w:cs="David" w:hint="cs"/>
          <w:sz w:val="24"/>
          <w:szCs w:val="24"/>
          <w:rtl/>
        </w:rPr>
        <w:t>ההדגשה החוזרת</w:t>
      </w:r>
      <w:r w:rsidRPr="007125D6">
        <w:rPr>
          <w:rFonts w:ascii="David" w:hAnsi="David" w:cs="David"/>
          <w:sz w:val="24"/>
          <w:szCs w:val="24"/>
          <w:rtl/>
        </w:rPr>
        <w:t xml:space="preserve"> </w:t>
      </w:r>
      <w:r w:rsidR="00E95F81">
        <w:rPr>
          <w:rFonts w:ascii="David" w:hAnsi="David" w:cs="David" w:hint="cs"/>
          <w:sz w:val="24"/>
          <w:szCs w:val="24"/>
          <w:rtl/>
        </w:rPr>
        <w:t>של</w:t>
      </w:r>
      <w:r w:rsidRPr="007125D6">
        <w:rPr>
          <w:rFonts w:ascii="David" w:hAnsi="David" w:cs="David"/>
          <w:sz w:val="24"/>
          <w:szCs w:val="24"/>
          <w:rtl/>
        </w:rPr>
        <w:t xml:space="preserve"> ראיית פני ה' ואפשרות ההתגלות, </w:t>
      </w:r>
      <w:r w:rsidR="00AF3E89">
        <w:rPr>
          <w:rFonts w:ascii="David" w:hAnsi="David" w:cs="David" w:hint="cs"/>
          <w:sz w:val="24"/>
          <w:szCs w:val="24"/>
          <w:rtl/>
        </w:rPr>
        <w:t>מגמה נוספת</w:t>
      </w:r>
      <w:r w:rsidRPr="007125D6">
        <w:rPr>
          <w:rFonts w:ascii="David" w:hAnsi="David" w:cs="David"/>
          <w:sz w:val="24"/>
          <w:szCs w:val="24"/>
          <w:rtl/>
        </w:rPr>
        <w:t xml:space="preserve"> מלווה את המסכת בכל רבדיה, החל מהמשנה ועד </w:t>
      </w:r>
      <w:r w:rsidR="00E95F81">
        <w:rPr>
          <w:rFonts w:ascii="David" w:hAnsi="David" w:cs="David" w:hint="cs"/>
          <w:sz w:val="24"/>
          <w:szCs w:val="24"/>
          <w:rtl/>
        </w:rPr>
        <w:t>ל</w:t>
      </w:r>
      <w:r w:rsidRPr="007125D6">
        <w:rPr>
          <w:rFonts w:ascii="David" w:hAnsi="David" w:cs="David"/>
          <w:sz w:val="24"/>
          <w:szCs w:val="24"/>
          <w:rtl/>
        </w:rPr>
        <w:t>סוגיות התלמודים</w:t>
      </w:r>
      <w:r w:rsidR="00AF3E89">
        <w:rPr>
          <w:rFonts w:ascii="David" w:hAnsi="David" w:cs="David" w:hint="cs"/>
          <w:sz w:val="24"/>
          <w:szCs w:val="24"/>
          <w:rtl/>
        </w:rPr>
        <w:t>, ו</w:t>
      </w:r>
      <w:r w:rsidRPr="007125D6">
        <w:rPr>
          <w:rFonts w:ascii="David" w:hAnsi="David" w:cs="David"/>
          <w:sz w:val="24"/>
          <w:szCs w:val="24"/>
          <w:rtl/>
        </w:rPr>
        <w:t xml:space="preserve">יוצרת הקבלות בין מצוות ראייה לבין לימוד תורה. מהלך זה מתחיל ברצף של </w:t>
      </w:r>
      <w:r w:rsidR="00180724">
        <w:rPr>
          <w:rFonts w:ascii="David" w:hAnsi="David" w:cs="David" w:hint="cs"/>
          <w:sz w:val="24"/>
          <w:szCs w:val="24"/>
          <w:rtl/>
        </w:rPr>
        <w:t xml:space="preserve">ארבע </w:t>
      </w:r>
      <w:r w:rsidRPr="007125D6">
        <w:rPr>
          <w:rFonts w:ascii="David" w:hAnsi="David" w:cs="David"/>
          <w:sz w:val="24"/>
          <w:szCs w:val="24"/>
          <w:rtl/>
        </w:rPr>
        <w:t>משניות בסוף פרק א' וראשיתו של פרק ב'</w:t>
      </w:r>
      <w:r w:rsidR="00180724">
        <w:rPr>
          <w:rFonts w:ascii="David" w:hAnsi="David" w:cs="David" w:hint="cs"/>
          <w:sz w:val="24"/>
          <w:szCs w:val="24"/>
          <w:rtl/>
        </w:rPr>
        <w:t>, ה</w:t>
      </w:r>
      <w:r w:rsidR="00180724" w:rsidRPr="007125D6">
        <w:rPr>
          <w:rFonts w:ascii="David" w:hAnsi="David" w:cs="David"/>
          <w:sz w:val="24"/>
          <w:szCs w:val="24"/>
          <w:rtl/>
        </w:rPr>
        <w:t xml:space="preserve">ממוקדות בהיבטים שונים של לימוד תורה ואף מזהירות על הסכנות השונות שבלימוד התורה. </w:t>
      </w:r>
      <w:r w:rsidR="00AF3E89">
        <w:rPr>
          <w:rFonts w:ascii="David" w:hAnsi="David" w:cs="David" w:hint="cs"/>
          <w:sz w:val="24"/>
          <w:szCs w:val="24"/>
          <w:rtl/>
        </w:rPr>
        <w:t xml:space="preserve">רצף זה נפתח </w:t>
      </w:r>
      <w:r w:rsidRPr="007125D6">
        <w:rPr>
          <w:rFonts w:ascii="David" w:hAnsi="David" w:cs="David"/>
          <w:sz w:val="24"/>
          <w:szCs w:val="24"/>
          <w:rtl/>
        </w:rPr>
        <w:t>בדברי רבי שמעון בן יוחאי בפרק א, הקורא את הפסוק "מעוות לא יוכל לתקון וחסרון לא יוכל להימנות"</w:t>
      </w:r>
      <w:r w:rsidRPr="007125D6">
        <w:rPr>
          <w:rFonts w:ascii="David" w:hAnsi="David" w:cs="David"/>
          <w:sz w:val="24"/>
          <w:szCs w:val="24"/>
          <w:lang w:val="en-US"/>
        </w:rPr>
        <w:t xml:space="preserve"> </w:t>
      </w:r>
      <w:r w:rsidRPr="007125D6">
        <w:rPr>
          <w:rFonts w:ascii="David" w:hAnsi="David" w:cs="David"/>
          <w:sz w:val="24"/>
          <w:szCs w:val="24"/>
          <w:rtl/>
          <w:lang w:val="en-US"/>
        </w:rPr>
        <w:t>על התורה:</w:t>
      </w:r>
      <w:r w:rsidRPr="007125D6">
        <w:rPr>
          <w:rFonts w:ascii="David" w:hAnsi="David" w:cs="David"/>
          <w:sz w:val="24"/>
          <w:szCs w:val="24"/>
          <w:lang w:val="en-US"/>
        </w:rPr>
        <w:t xml:space="preserve"> </w:t>
      </w:r>
      <w:r w:rsidRPr="007125D6">
        <w:rPr>
          <w:rFonts w:ascii="David" w:hAnsi="David" w:cs="David"/>
          <w:sz w:val="24"/>
          <w:szCs w:val="24"/>
          <w:rtl/>
          <w:lang w:val="en-US"/>
        </w:rPr>
        <w:t>"</w:t>
      </w:r>
      <w:r w:rsidRPr="007125D6">
        <w:rPr>
          <w:rFonts w:ascii="David" w:hAnsi="David" w:cs="David"/>
          <w:sz w:val="24"/>
          <w:szCs w:val="24"/>
          <w:rtl/>
        </w:rPr>
        <w:t xml:space="preserve">רבי שמעון בן יוחאי </w:t>
      </w:r>
      <w:r w:rsidRPr="007125D6">
        <w:rPr>
          <w:rFonts w:ascii="David" w:hAnsi="David" w:cs="David"/>
          <w:sz w:val="24"/>
          <w:szCs w:val="24"/>
          <w:rtl/>
          <w:lang w:val="en-US"/>
        </w:rPr>
        <w:t>אומר: אין קורין מעוות אלא למי שהיה מתוקן בתחילה ונתעוות, ואיזה זה</w:t>
      </w:r>
      <w:r w:rsidR="00AF3E89">
        <w:rPr>
          <w:rFonts w:ascii="David" w:hAnsi="David" w:cs="David" w:hint="cs"/>
          <w:sz w:val="24"/>
          <w:szCs w:val="24"/>
          <w:rtl/>
          <w:lang w:val="en-US"/>
        </w:rPr>
        <w:t>?</w:t>
      </w:r>
      <w:r w:rsidRPr="007125D6">
        <w:rPr>
          <w:rFonts w:ascii="David" w:hAnsi="David" w:cs="David"/>
          <w:sz w:val="24"/>
          <w:szCs w:val="24"/>
          <w:rtl/>
          <w:lang w:val="en-US"/>
        </w:rPr>
        <w:t xml:space="preserve"> תלמיד חכם הפורש מן התורה"</w:t>
      </w:r>
      <w:r w:rsidRPr="007125D6">
        <w:rPr>
          <w:rFonts w:ascii="David" w:hAnsi="David" w:cs="David"/>
          <w:sz w:val="24"/>
          <w:szCs w:val="24"/>
          <w:rtl/>
        </w:rPr>
        <w:t xml:space="preserve"> (משנה חגיגה א, ז)</w:t>
      </w:r>
      <w:r w:rsidR="00AF3E89">
        <w:rPr>
          <w:rFonts w:ascii="David" w:hAnsi="David" w:cs="David" w:hint="cs"/>
          <w:sz w:val="24"/>
          <w:szCs w:val="24"/>
          <w:rtl/>
        </w:rPr>
        <w:t>. ההתמקדות בלימוד תורה ממשיכה</w:t>
      </w:r>
      <w:r w:rsidRPr="007125D6">
        <w:rPr>
          <w:rFonts w:ascii="David" w:hAnsi="David" w:cs="David"/>
          <w:sz w:val="24"/>
          <w:szCs w:val="24"/>
          <w:rtl/>
        </w:rPr>
        <w:t xml:space="preserve"> במשנה הבאה, העוסקת ברמת ה</w:t>
      </w:r>
      <w:r w:rsidR="00AF3E89">
        <w:rPr>
          <w:rFonts w:ascii="David" w:hAnsi="David" w:cs="David" w:hint="cs"/>
          <w:sz w:val="24"/>
          <w:szCs w:val="24"/>
          <w:rtl/>
        </w:rPr>
        <w:t>זיקה בי</w:t>
      </w:r>
      <w:r w:rsidRPr="007125D6">
        <w:rPr>
          <w:rFonts w:ascii="David" w:hAnsi="David" w:cs="David"/>
          <w:sz w:val="24"/>
          <w:szCs w:val="24"/>
          <w:rtl/>
        </w:rPr>
        <w:t>ן תחומים שונים בתורה שבעל פה לפסוקים המעגנים תחומים אלה:</w:t>
      </w:r>
      <w:r w:rsidRPr="007125D6">
        <w:rPr>
          <w:rFonts w:ascii="David" w:hAnsi="David" w:cs="David"/>
          <w:sz w:val="24"/>
          <w:szCs w:val="24"/>
          <w:lang w:val="en-US"/>
        </w:rPr>
        <w:t xml:space="preserve"> </w:t>
      </w:r>
    </w:p>
    <w:p w14:paraId="6509E4AF" w14:textId="161FCA68" w:rsidR="008F4549" w:rsidRPr="007125D6" w:rsidRDefault="008F4549" w:rsidP="00065A5D">
      <w:pPr>
        <w:bidi/>
        <w:spacing w:line="240" w:lineRule="auto"/>
        <w:ind w:left="720"/>
        <w:contextualSpacing/>
        <w:jc w:val="both"/>
        <w:rPr>
          <w:rFonts w:ascii="David" w:hAnsi="David" w:cs="David"/>
          <w:sz w:val="24"/>
          <w:szCs w:val="24"/>
          <w:rtl/>
        </w:rPr>
      </w:pPr>
      <w:r w:rsidRPr="00D56EDF">
        <w:rPr>
          <w:rFonts w:ascii="David" w:hAnsi="David" w:cs="David"/>
          <w:sz w:val="24"/>
          <w:szCs w:val="24"/>
          <w:rtl/>
          <w:lang w:val="en-US"/>
        </w:rPr>
        <w:t xml:space="preserve">היתר נדרים </w:t>
      </w:r>
      <w:proofErr w:type="spellStart"/>
      <w:r w:rsidRPr="00D56EDF">
        <w:rPr>
          <w:rFonts w:ascii="David" w:hAnsi="David" w:cs="David"/>
          <w:sz w:val="24"/>
          <w:szCs w:val="24"/>
          <w:rtl/>
          <w:lang w:val="en-US"/>
        </w:rPr>
        <w:t>פורחין</w:t>
      </w:r>
      <w:proofErr w:type="spellEnd"/>
      <w:r w:rsidRPr="00D56EDF">
        <w:rPr>
          <w:rFonts w:ascii="David" w:hAnsi="David" w:cs="David"/>
          <w:sz w:val="24"/>
          <w:szCs w:val="24"/>
          <w:rtl/>
          <w:lang w:val="en-US"/>
        </w:rPr>
        <w:t xml:space="preserve"> </w:t>
      </w:r>
      <w:proofErr w:type="spellStart"/>
      <w:r w:rsidRPr="00D56EDF">
        <w:rPr>
          <w:rFonts w:ascii="David" w:hAnsi="David" w:cs="David"/>
          <w:sz w:val="24"/>
          <w:szCs w:val="24"/>
          <w:rtl/>
          <w:lang w:val="en-US"/>
        </w:rPr>
        <w:t>באויר</w:t>
      </w:r>
      <w:proofErr w:type="spellEnd"/>
      <w:r w:rsidRPr="00D56EDF">
        <w:rPr>
          <w:rFonts w:ascii="David" w:hAnsi="David" w:cs="David"/>
          <w:sz w:val="24"/>
          <w:szCs w:val="24"/>
          <w:rtl/>
          <w:lang w:val="en-US"/>
        </w:rPr>
        <w:t xml:space="preserve"> ואין להם על מה </w:t>
      </w:r>
      <w:proofErr w:type="spellStart"/>
      <w:r w:rsidRPr="00D56EDF">
        <w:rPr>
          <w:rFonts w:ascii="David" w:hAnsi="David" w:cs="David"/>
          <w:sz w:val="24"/>
          <w:szCs w:val="24"/>
          <w:rtl/>
          <w:lang w:val="en-US"/>
        </w:rPr>
        <w:t>שיסמוכו</w:t>
      </w:r>
      <w:proofErr w:type="spellEnd"/>
      <w:r w:rsidRPr="00D56EDF">
        <w:rPr>
          <w:rFonts w:ascii="David" w:hAnsi="David" w:cs="David"/>
          <w:sz w:val="24"/>
          <w:szCs w:val="24"/>
        </w:rPr>
        <w:t>.</w:t>
      </w:r>
    </w:p>
    <w:p w14:paraId="4796ED55" w14:textId="482387DB" w:rsidR="008F4549" w:rsidRPr="00D56EDF" w:rsidRDefault="008F4549" w:rsidP="00065A5D">
      <w:pPr>
        <w:bidi/>
        <w:spacing w:line="240" w:lineRule="auto"/>
        <w:ind w:left="720"/>
        <w:contextualSpacing/>
        <w:jc w:val="both"/>
        <w:rPr>
          <w:rFonts w:ascii="David" w:hAnsi="David" w:cs="David"/>
          <w:sz w:val="24"/>
          <w:szCs w:val="24"/>
          <w:rtl/>
        </w:rPr>
      </w:pPr>
      <w:r w:rsidRPr="00D56EDF">
        <w:rPr>
          <w:rFonts w:ascii="David" w:hAnsi="David" w:cs="David"/>
          <w:sz w:val="24"/>
          <w:szCs w:val="24"/>
          <w:rtl/>
          <w:lang w:val="en-US"/>
        </w:rPr>
        <w:t>הלכות שבת</w:t>
      </w:r>
      <w:r w:rsidR="00AF3E89">
        <w:rPr>
          <w:rFonts w:ascii="David" w:hAnsi="David" w:cs="David" w:hint="cs"/>
          <w:sz w:val="24"/>
          <w:szCs w:val="24"/>
          <w:rtl/>
          <w:lang w:val="en-US"/>
        </w:rPr>
        <w:t>,</w:t>
      </w:r>
      <w:r w:rsidRPr="00D56EDF">
        <w:rPr>
          <w:rFonts w:ascii="David" w:hAnsi="David" w:cs="David"/>
          <w:sz w:val="24"/>
          <w:szCs w:val="24"/>
          <w:rtl/>
          <w:lang w:val="en-US"/>
        </w:rPr>
        <w:t xml:space="preserve"> חגיגות והמעילות</w:t>
      </w:r>
      <w:r w:rsidR="00AF3E89">
        <w:rPr>
          <w:rFonts w:ascii="David" w:hAnsi="David" w:cs="David"/>
          <w:sz w:val="24"/>
          <w:szCs w:val="24"/>
          <w:rtl/>
          <w:lang w:val="en-US"/>
        </w:rPr>
        <w:t>—</w:t>
      </w:r>
      <w:r w:rsidRPr="00D56EDF">
        <w:rPr>
          <w:rFonts w:ascii="David" w:hAnsi="David" w:cs="David"/>
          <w:sz w:val="24"/>
          <w:szCs w:val="24"/>
          <w:rtl/>
          <w:lang w:val="en-US"/>
        </w:rPr>
        <w:t xml:space="preserve">הרי הם כהררים </w:t>
      </w:r>
      <w:proofErr w:type="spellStart"/>
      <w:r w:rsidRPr="00D56EDF">
        <w:rPr>
          <w:rFonts w:ascii="David" w:hAnsi="David" w:cs="David"/>
          <w:sz w:val="24"/>
          <w:szCs w:val="24"/>
          <w:rtl/>
          <w:lang w:val="en-US"/>
        </w:rPr>
        <w:t>התלויין</w:t>
      </w:r>
      <w:proofErr w:type="spellEnd"/>
      <w:r w:rsidRPr="00D56EDF">
        <w:rPr>
          <w:rFonts w:ascii="David" w:hAnsi="David" w:cs="David"/>
          <w:sz w:val="24"/>
          <w:szCs w:val="24"/>
          <w:rtl/>
          <w:lang w:val="en-US"/>
        </w:rPr>
        <w:t xml:space="preserve"> בשערה, שהן מקרא מעט והלכות מרובות</w:t>
      </w:r>
      <w:r w:rsidRPr="00D56EDF">
        <w:rPr>
          <w:rFonts w:ascii="David" w:hAnsi="David" w:cs="David"/>
          <w:sz w:val="24"/>
          <w:szCs w:val="24"/>
        </w:rPr>
        <w:t>.</w:t>
      </w:r>
    </w:p>
    <w:p w14:paraId="041BB4F8" w14:textId="08767ABE" w:rsidR="008F4549" w:rsidRDefault="008F4549" w:rsidP="00065A5D">
      <w:pPr>
        <w:bidi/>
        <w:spacing w:line="240" w:lineRule="auto"/>
        <w:ind w:left="720"/>
        <w:contextualSpacing/>
        <w:jc w:val="both"/>
        <w:rPr>
          <w:rFonts w:ascii="David" w:hAnsi="David" w:cs="David"/>
          <w:sz w:val="24"/>
          <w:szCs w:val="24"/>
          <w:rtl/>
        </w:rPr>
      </w:pPr>
      <w:proofErr w:type="spellStart"/>
      <w:r w:rsidRPr="00D56EDF">
        <w:rPr>
          <w:rFonts w:ascii="David" w:hAnsi="David" w:cs="David"/>
          <w:sz w:val="24"/>
          <w:szCs w:val="24"/>
          <w:rtl/>
          <w:lang w:val="en-US"/>
        </w:rPr>
        <w:t>הדינין</w:t>
      </w:r>
      <w:proofErr w:type="spellEnd"/>
      <w:r w:rsidRPr="00D56EDF">
        <w:rPr>
          <w:rFonts w:ascii="David" w:hAnsi="David" w:cs="David"/>
          <w:sz w:val="24"/>
          <w:szCs w:val="24"/>
          <w:rtl/>
          <w:lang w:val="en-US"/>
        </w:rPr>
        <w:t> והעבודות</w:t>
      </w:r>
      <w:r w:rsidRPr="00D56EDF">
        <w:rPr>
          <w:rFonts w:ascii="David" w:hAnsi="David" w:cs="David"/>
          <w:sz w:val="24"/>
          <w:szCs w:val="24"/>
        </w:rPr>
        <w:t>,</w:t>
      </w:r>
      <w:r w:rsidR="00DD0131">
        <w:rPr>
          <w:rFonts w:ascii="David" w:hAnsi="David" w:cs="David" w:hint="cs"/>
          <w:sz w:val="24"/>
          <w:szCs w:val="24"/>
          <w:rtl/>
        </w:rPr>
        <w:t xml:space="preserve"> </w:t>
      </w:r>
      <w:r w:rsidRPr="00D56EDF">
        <w:rPr>
          <w:rFonts w:ascii="David" w:hAnsi="David" w:cs="David"/>
          <w:sz w:val="24"/>
          <w:szCs w:val="24"/>
          <w:rtl/>
          <w:lang w:val="en-US"/>
        </w:rPr>
        <w:t>הטהרות והטומאות ועריות</w:t>
      </w:r>
      <w:r w:rsidRPr="007125D6">
        <w:rPr>
          <w:rFonts w:ascii="David" w:hAnsi="David" w:cs="David"/>
          <w:sz w:val="24"/>
          <w:szCs w:val="24"/>
          <w:rtl/>
        </w:rPr>
        <w:t xml:space="preserve"> </w:t>
      </w:r>
      <w:r w:rsidRPr="00D56EDF">
        <w:rPr>
          <w:rFonts w:ascii="David" w:hAnsi="David" w:cs="David"/>
          <w:sz w:val="24"/>
          <w:szCs w:val="24"/>
          <w:rtl/>
          <w:lang w:val="en-US"/>
        </w:rPr>
        <w:t xml:space="preserve">יש להן על מה </w:t>
      </w:r>
      <w:proofErr w:type="spellStart"/>
      <w:r w:rsidRPr="00D56EDF">
        <w:rPr>
          <w:rFonts w:ascii="David" w:hAnsi="David" w:cs="David"/>
          <w:sz w:val="24"/>
          <w:szCs w:val="24"/>
          <w:rtl/>
          <w:lang w:val="en-US"/>
        </w:rPr>
        <w:t>שיסמוכו</w:t>
      </w:r>
      <w:proofErr w:type="spellEnd"/>
      <w:r w:rsidR="00DD0131">
        <w:rPr>
          <w:rFonts w:ascii="David" w:hAnsi="David" w:cs="David" w:hint="cs"/>
          <w:sz w:val="24"/>
          <w:szCs w:val="24"/>
          <w:rtl/>
          <w:lang w:val="en-US"/>
        </w:rPr>
        <w:t>,</w:t>
      </w:r>
      <w:r w:rsidR="00801A12">
        <w:rPr>
          <w:rFonts w:ascii="David" w:hAnsi="David" w:cs="David" w:hint="cs"/>
          <w:sz w:val="24"/>
          <w:szCs w:val="24"/>
          <w:rtl/>
          <w:lang w:val="en-US"/>
        </w:rPr>
        <w:t xml:space="preserve"> </w:t>
      </w:r>
      <w:r w:rsidRPr="00D56EDF">
        <w:rPr>
          <w:rFonts w:ascii="David" w:hAnsi="David" w:cs="David"/>
          <w:sz w:val="24"/>
          <w:szCs w:val="24"/>
          <w:rtl/>
          <w:lang w:val="en-US"/>
        </w:rPr>
        <w:t xml:space="preserve">הן </w:t>
      </w:r>
      <w:proofErr w:type="spellStart"/>
      <w:r w:rsidRPr="00D56EDF">
        <w:rPr>
          <w:rFonts w:ascii="David" w:hAnsi="David" w:cs="David"/>
          <w:sz w:val="24"/>
          <w:szCs w:val="24"/>
          <w:rtl/>
          <w:lang w:val="en-US"/>
        </w:rPr>
        <w:t>הן</w:t>
      </w:r>
      <w:proofErr w:type="spellEnd"/>
      <w:r w:rsidRPr="00D56EDF">
        <w:rPr>
          <w:rFonts w:ascii="David" w:hAnsi="David" w:cs="David"/>
          <w:sz w:val="24"/>
          <w:szCs w:val="24"/>
          <w:rtl/>
          <w:lang w:val="en-US"/>
        </w:rPr>
        <w:t xml:space="preserve"> גופי תורה</w:t>
      </w:r>
      <w:r w:rsidRPr="007125D6">
        <w:rPr>
          <w:rFonts w:ascii="David" w:hAnsi="David" w:cs="David"/>
          <w:sz w:val="24"/>
          <w:szCs w:val="24"/>
          <w:rtl/>
        </w:rPr>
        <w:t xml:space="preserve"> (משנה </w:t>
      </w:r>
      <w:r w:rsidR="00C154BD">
        <w:rPr>
          <w:rFonts w:ascii="David" w:hAnsi="David" w:cs="David" w:hint="cs"/>
          <w:sz w:val="24"/>
          <w:szCs w:val="24"/>
          <w:rtl/>
        </w:rPr>
        <w:t xml:space="preserve">חגיגה </w:t>
      </w:r>
      <w:r w:rsidRPr="007125D6">
        <w:rPr>
          <w:rFonts w:ascii="David" w:hAnsi="David" w:cs="David"/>
          <w:sz w:val="24"/>
          <w:szCs w:val="24"/>
          <w:rtl/>
        </w:rPr>
        <w:t xml:space="preserve">א, ח). </w:t>
      </w:r>
    </w:p>
    <w:p w14:paraId="4F3F81A7" w14:textId="77777777" w:rsidR="00E95F81" w:rsidRPr="007125D6" w:rsidRDefault="00E95F81" w:rsidP="00E95F81">
      <w:pPr>
        <w:bidi/>
        <w:spacing w:line="240" w:lineRule="auto"/>
        <w:ind w:left="720"/>
        <w:contextualSpacing/>
        <w:jc w:val="both"/>
        <w:rPr>
          <w:rFonts w:ascii="David" w:hAnsi="David" w:cs="David"/>
          <w:sz w:val="24"/>
          <w:szCs w:val="24"/>
          <w:rtl/>
        </w:rPr>
      </w:pPr>
    </w:p>
    <w:p w14:paraId="35FA2E77" w14:textId="2291D472" w:rsidR="008F4549" w:rsidRPr="00D56EDF" w:rsidRDefault="008F4549" w:rsidP="00065A5D">
      <w:pPr>
        <w:bidi/>
        <w:jc w:val="both"/>
        <w:rPr>
          <w:rFonts w:ascii="David" w:hAnsi="David" w:cs="David"/>
          <w:color w:val="202122"/>
          <w:sz w:val="24"/>
          <w:szCs w:val="24"/>
          <w:shd w:val="clear" w:color="auto" w:fill="FFFFFF"/>
        </w:rPr>
      </w:pPr>
      <w:r w:rsidRPr="007125D6">
        <w:rPr>
          <w:rFonts w:ascii="David" w:hAnsi="David" w:cs="David"/>
          <w:sz w:val="24"/>
          <w:szCs w:val="24"/>
          <w:rtl/>
        </w:rPr>
        <w:t>משנה זו משקפת התבוננות עצמית נדירה של החכמים, הממיינים את תחומי ההלכה לכאלו שיש להם בסיס איתן במקראות וכאלו שאין להם בסיס כזה.</w:t>
      </w:r>
      <w:r w:rsidR="00DD0131">
        <w:rPr>
          <w:rFonts w:ascii="David" w:hAnsi="David" w:cs="David" w:hint="cs"/>
          <w:sz w:val="24"/>
          <w:szCs w:val="24"/>
          <w:rtl/>
        </w:rPr>
        <w:t xml:space="preserve"> התחומים מסודרים מאלו שאין להם יסוד במקראות (היתר נדרים), עבור </w:t>
      </w:r>
      <w:r w:rsidR="00653692">
        <w:rPr>
          <w:rFonts w:ascii="David" w:hAnsi="David" w:cs="David" w:hint="cs"/>
          <w:sz w:val="24"/>
          <w:szCs w:val="24"/>
          <w:rtl/>
        </w:rPr>
        <w:t xml:space="preserve">לתחומים </w:t>
      </w:r>
      <w:r w:rsidR="00DD0131">
        <w:rPr>
          <w:rFonts w:ascii="David" w:hAnsi="David" w:cs="David" w:hint="cs"/>
          <w:sz w:val="24"/>
          <w:szCs w:val="24"/>
          <w:rtl/>
        </w:rPr>
        <w:t xml:space="preserve">שיש להם רק מקראות מועטים (שבת, חגיגה, מעילה) ועד לגופי תורה המעוגנים היטב בפסוקים (דיני ממונות, </w:t>
      </w:r>
      <w:r w:rsidR="00E84A3C">
        <w:rPr>
          <w:rFonts w:ascii="David" w:hAnsi="David" w:cs="David" w:hint="cs"/>
          <w:sz w:val="24"/>
          <w:szCs w:val="24"/>
          <w:rtl/>
        </w:rPr>
        <w:t>קורב</w:t>
      </w:r>
      <w:r w:rsidR="00DD0131">
        <w:rPr>
          <w:rFonts w:ascii="David" w:hAnsi="David" w:cs="David" w:hint="cs"/>
          <w:sz w:val="24"/>
          <w:szCs w:val="24"/>
          <w:rtl/>
        </w:rPr>
        <w:t>נות, טומאה וטהרה ועריות).</w:t>
      </w:r>
      <w:r w:rsidRPr="007125D6">
        <w:rPr>
          <w:rFonts w:ascii="David" w:hAnsi="David" w:cs="David"/>
          <w:sz w:val="24"/>
          <w:szCs w:val="24"/>
          <w:rtl/>
        </w:rPr>
        <w:t xml:space="preserve"> בכך מכירים </w:t>
      </w:r>
      <w:r w:rsidR="00DD0131">
        <w:rPr>
          <w:rFonts w:ascii="David" w:hAnsi="David" w:cs="David" w:hint="cs"/>
          <w:sz w:val="24"/>
          <w:szCs w:val="24"/>
          <w:rtl/>
        </w:rPr>
        <w:t>חכמים</w:t>
      </w:r>
      <w:r w:rsidRPr="007125D6">
        <w:rPr>
          <w:rFonts w:ascii="David" w:hAnsi="David" w:cs="David"/>
          <w:sz w:val="24"/>
          <w:szCs w:val="24"/>
          <w:rtl/>
        </w:rPr>
        <w:t xml:space="preserve"> בחשיבות עבודתם שלהם כפרשנים המפרשים את הפסוקים ומרחיבים תחומי הלכה שונים</w:t>
      </w:r>
      <w:r w:rsidR="00801A12">
        <w:rPr>
          <w:rFonts w:ascii="David" w:hAnsi="David" w:cs="David" w:hint="cs"/>
          <w:sz w:val="24"/>
          <w:szCs w:val="24"/>
          <w:rtl/>
        </w:rPr>
        <w:t>,</w:t>
      </w:r>
      <w:r w:rsidRPr="007125D6">
        <w:rPr>
          <w:rFonts w:ascii="David" w:hAnsi="David" w:cs="David"/>
          <w:sz w:val="24"/>
          <w:szCs w:val="24"/>
          <w:rtl/>
        </w:rPr>
        <w:t xml:space="preserve"> אך גם מודים </w:t>
      </w:r>
      <w:r w:rsidR="000E39CC">
        <w:rPr>
          <w:rFonts w:ascii="David" w:hAnsi="David" w:cs="David" w:hint="cs"/>
          <w:sz w:val="24"/>
          <w:szCs w:val="24"/>
          <w:rtl/>
        </w:rPr>
        <w:t>ב</w:t>
      </w:r>
      <w:r w:rsidRPr="007125D6">
        <w:rPr>
          <w:rFonts w:ascii="David" w:hAnsi="David" w:cs="David"/>
          <w:sz w:val="24"/>
          <w:szCs w:val="24"/>
          <w:rtl/>
        </w:rPr>
        <w:t>כך שיש תחומים שונים של הלכה שהקשר בינם לבין הפסוקים רופף.</w:t>
      </w:r>
      <w:r w:rsidRPr="007125D6">
        <w:rPr>
          <w:rStyle w:val="FootnoteReference"/>
          <w:rFonts w:ascii="David" w:hAnsi="David" w:cs="David"/>
          <w:sz w:val="24"/>
          <w:szCs w:val="24"/>
          <w:rtl/>
        </w:rPr>
        <w:footnoteReference w:id="12"/>
      </w:r>
      <w:r w:rsidRPr="007125D6">
        <w:rPr>
          <w:rFonts w:ascii="David" w:hAnsi="David" w:cs="David"/>
          <w:sz w:val="24"/>
          <w:szCs w:val="24"/>
          <w:rtl/>
        </w:rPr>
        <w:t xml:space="preserve"> </w:t>
      </w:r>
      <w:r w:rsidR="002263B5" w:rsidRPr="007125D6">
        <w:rPr>
          <w:rFonts w:ascii="David" w:hAnsi="David" w:cs="David"/>
          <w:sz w:val="24"/>
          <w:szCs w:val="24"/>
          <w:rtl/>
        </w:rPr>
        <w:t xml:space="preserve"> </w:t>
      </w:r>
    </w:p>
    <w:p w14:paraId="6C175796" w14:textId="2B86A7A2" w:rsidR="00DD48EB" w:rsidRPr="007125D6" w:rsidRDefault="008F4549" w:rsidP="00DD0131">
      <w:pPr>
        <w:bidi/>
        <w:ind w:firstLine="360"/>
        <w:jc w:val="both"/>
        <w:rPr>
          <w:rFonts w:ascii="David" w:hAnsi="David" w:cs="David"/>
          <w:sz w:val="24"/>
          <w:szCs w:val="24"/>
          <w:rtl/>
        </w:rPr>
      </w:pPr>
      <w:r w:rsidRPr="007125D6">
        <w:rPr>
          <w:rFonts w:ascii="David" w:hAnsi="David" w:cs="David"/>
          <w:sz w:val="24"/>
          <w:szCs w:val="24"/>
          <w:rtl/>
        </w:rPr>
        <w:t xml:space="preserve">משנה ב, א ממשיכה מגמה זו של דיון </w:t>
      </w:r>
      <w:r w:rsidR="000E39CC">
        <w:rPr>
          <w:rFonts w:ascii="David" w:hAnsi="David" w:cs="David" w:hint="cs"/>
          <w:sz w:val="24"/>
          <w:szCs w:val="24"/>
          <w:rtl/>
        </w:rPr>
        <w:t>על התורה</w:t>
      </w:r>
      <w:r w:rsidRPr="007125D6">
        <w:rPr>
          <w:rFonts w:ascii="David" w:hAnsi="David" w:cs="David"/>
          <w:sz w:val="24"/>
          <w:szCs w:val="24"/>
          <w:rtl/>
        </w:rPr>
        <w:t xml:space="preserve">: "אין </w:t>
      </w:r>
      <w:proofErr w:type="spellStart"/>
      <w:r w:rsidRPr="007125D6">
        <w:rPr>
          <w:rFonts w:ascii="David" w:hAnsi="David" w:cs="David"/>
          <w:b/>
          <w:bCs/>
          <w:sz w:val="24"/>
          <w:szCs w:val="24"/>
          <w:rtl/>
        </w:rPr>
        <w:t>דורשין</w:t>
      </w:r>
      <w:proofErr w:type="spellEnd"/>
      <w:r w:rsidRPr="007125D6">
        <w:rPr>
          <w:rFonts w:ascii="David" w:hAnsi="David" w:cs="David"/>
          <w:sz w:val="24"/>
          <w:szCs w:val="24"/>
          <w:rtl/>
        </w:rPr>
        <w:t xml:space="preserve"> בעריות בשלושה ולא במעשה בראשית בשנים ולא במרכבה ביחיד". התוכן האסור קשור להתגלות של מעשה בראשית ומעשה מרכבה, </w:t>
      </w:r>
      <w:r w:rsidR="00801A12">
        <w:rPr>
          <w:rFonts w:ascii="David" w:hAnsi="David" w:cs="David" w:hint="cs"/>
          <w:sz w:val="24"/>
          <w:szCs w:val="24"/>
          <w:rtl/>
        </w:rPr>
        <w:t xml:space="preserve">כפי שראינו לעיל, </w:t>
      </w:r>
      <w:r w:rsidRPr="007125D6">
        <w:rPr>
          <w:rFonts w:ascii="David" w:hAnsi="David" w:cs="David"/>
          <w:sz w:val="24"/>
          <w:szCs w:val="24"/>
          <w:rtl/>
        </w:rPr>
        <w:t xml:space="preserve">אך הפעולה האסורה היא </w:t>
      </w:r>
      <w:r w:rsidRPr="00801A12">
        <w:rPr>
          <w:rFonts w:ascii="David" w:hAnsi="David" w:cs="David"/>
          <w:b/>
          <w:bCs/>
          <w:sz w:val="24"/>
          <w:szCs w:val="24"/>
          <w:rtl/>
        </w:rPr>
        <w:t>הלימוד</w:t>
      </w:r>
      <w:r w:rsidRPr="007125D6">
        <w:rPr>
          <w:rFonts w:ascii="David" w:hAnsi="David" w:cs="David"/>
          <w:sz w:val="24"/>
          <w:szCs w:val="24"/>
          <w:rtl/>
        </w:rPr>
        <w:t xml:space="preserve"> של נושאים אלה. </w:t>
      </w:r>
      <w:r w:rsidR="002263B5" w:rsidRPr="007125D6">
        <w:rPr>
          <w:rFonts w:ascii="David" w:hAnsi="David" w:cs="David"/>
          <w:sz w:val="24"/>
          <w:szCs w:val="24"/>
          <w:rtl/>
        </w:rPr>
        <w:t>כך גם משניות ב, ב-ג עוסקות באחד המאפיינים ה</w:t>
      </w:r>
      <w:r w:rsidR="00801A12">
        <w:rPr>
          <w:rFonts w:ascii="David" w:hAnsi="David" w:cs="David" w:hint="cs"/>
          <w:sz w:val="24"/>
          <w:szCs w:val="24"/>
          <w:rtl/>
        </w:rPr>
        <w:t>בולטים</w:t>
      </w:r>
      <w:r w:rsidR="002263B5" w:rsidRPr="007125D6">
        <w:rPr>
          <w:rFonts w:ascii="David" w:hAnsi="David" w:cs="David"/>
          <w:sz w:val="24"/>
          <w:szCs w:val="24"/>
          <w:rtl/>
        </w:rPr>
        <w:t xml:space="preserve"> ביותר של </w:t>
      </w:r>
      <w:r w:rsidR="00801A12">
        <w:rPr>
          <w:rFonts w:ascii="David" w:hAnsi="David" w:cs="David" w:hint="cs"/>
          <w:sz w:val="24"/>
          <w:szCs w:val="24"/>
          <w:rtl/>
        </w:rPr>
        <w:t>מסורת התורה שבעל פה</w:t>
      </w:r>
      <w:r w:rsidR="002263B5" w:rsidRPr="007125D6">
        <w:rPr>
          <w:rFonts w:ascii="David" w:hAnsi="David" w:cs="David"/>
          <w:sz w:val="24"/>
          <w:szCs w:val="24"/>
          <w:rtl/>
        </w:rPr>
        <w:t xml:space="preserve">—המחלוקת. משניות אלה מתארות מחלוקת מתמשכת </w:t>
      </w:r>
      <w:r w:rsidR="00DD48EB" w:rsidRPr="007125D6">
        <w:rPr>
          <w:rFonts w:ascii="David" w:hAnsi="David" w:cs="David"/>
          <w:sz w:val="24"/>
          <w:szCs w:val="24"/>
          <w:rtl/>
        </w:rPr>
        <w:t>לאורך תקופת הזוגות וראשית תקופת התנאים בשאלה האם מותר לסמוך (</w:t>
      </w:r>
      <w:r w:rsidR="000E39CC">
        <w:rPr>
          <w:rFonts w:ascii="David" w:hAnsi="David" w:cs="David" w:hint="cs"/>
          <w:sz w:val="24"/>
          <w:szCs w:val="24"/>
          <w:rtl/>
        </w:rPr>
        <w:t>=</w:t>
      </w:r>
      <w:r w:rsidR="00DD48EB" w:rsidRPr="007125D6">
        <w:rPr>
          <w:rFonts w:ascii="David" w:hAnsi="David" w:cs="David"/>
          <w:sz w:val="24"/>
          <w:szCs w:val="24"/>
          <w:rtl/>
        </w:rPr>
        <w:t>להישען) על בהמה ביום טוב טרם הקרבתה:</w:t>
      </w:r>
    </w:p>
    <w:p w14:paraId="432BD88E" w14:textId="091AF5F7" w:rsidR="00DD48EB" w:rsidRPr="007125D6" w:rsidRDefault="00DD48EB" w:rsidP="00065A5D">
      <w:pPr>
        <w:bidi/>
        <w:ind w:left="360"/>
        <w:jc w:val="both"/>
        <w:rPr>
          <w:rFonts w:ascii="David" w:hAnsi="David" w:cs="David"/>
          <w:color w:val="000000"/>
          <w:sz w:val="24"/>
          <w:szCs w:val="24"/>
          <w:rtl/>
        </w:rPr>
      </w:pPr>
      <w:r w:rsidRPr="007125D6">
        <w:rPr>
          <w:rFonts w:ascii="David" w:hAnsi="David" w:cs="David"/>
          <w:color w:val="000000"/>
          <w:sz w:val="24"/>
          <w:szCs w:val="24"/>
          <w:rtl/>
        </w:rPr>
        <w:t xml:space="preserve">יוסף בן </w:t>
      </w:r>
      <w:proofErr w:type="spellStart"/>
      <w:r w:rsidRPr="007125D6">
        <w:rPr>
          <w:rFonts w:ascii="David" w:hAnsi="David" w:cs="David"/>
          <w:color w:val="000000"/>
          <w:sz w:val="24"/>
          <w:szCs w:val="24"/>
          <w:rtl/>
        </w:rPr>
        <w:t>יועזר</w:t>
      </w:r>
      <w:proofErr w:type="spellEnd"/>
      <w:r w:rsidRPr="007125D6">
        <w:rPr>
          <w:rFonts w:ascii="David" w:hAnsi="David" w:cs="David"/>
          <w:color w:val="000000"/>
          <w:sz w:val="24"/>
          <w:szCs w:val="24"/>
          <w:rtl/>
        </w:rPr>
        <w:t xml:space="preserve"> אומר שלא לסמוך, יוסף בן יוחנן אומר לסמוך; יהושוע בן פרחיה אומר שלא לסמוך, ניתאי </w:t>
      </w:r>
      <w:proofErr w:type="spellStart"/>
      <w:r w:rsidRPr="007125D6">
        <w:rPr>
          <w:rFonts w:ascii="David" w:hAnsi="David" w:cs="David"/>
          <w:color w:val="000000"/>
          <w:sz w:val="24"/>
          <w:szCs w:val="24"/>
          <w:rtl/>
        </w:rPr>
        <w:t>הארבלי</w:t>
      </w:r>
      <w:proofErr w:type="spellEnd"/>
      <w:r w:rsidRPr="007125D6">
        <w:rPr>
          <w:rFonts w:ascii="David" w:hAnsi="David" w:cs="David"/>
          <w:color w:val="000000"/>
          <w:sz w:val="24"/>
          <w:szCs w:val="24"/>
          <w:rtl/>
        </w:rPr>
        <w:t xml:space="preserve"> אומר לסמוך; יהודה בן </w:t>
      </w:r>
      <w:proofErr w:type="spellStart"/>
      <w:r w:rsidRPr="007125D6">
        <w:rPr>
          <w:rFonts w:ascii="David" w:hAnsi="David" w:cs="David"/>
          <w:color w:val="000000"/>
          <w:sz w:val="24"/>
          <w:szCs w:val="24"/>
          <w:rtl/>
        </w:rPr>
        <w:t>טבאי</w:t>
      </w:r>
      <w:proofErr w:type="spellEnd"/>
      <w:r w:rsidRPr="007125D6">
        <w:rPr>
          <w:rFonts w:ascii="David" w:hAnsi="David" w:cs="David"/>
          <w:color w:val="000000"/>
          <w:sz w:val="24"/>
          <w:szCs w:val="24"/>
          <w:rtl/>
        </w:rPr>
        <w:t xml:space="preserve"> אומר שלא לסמוך, שמעון בן שטח אומר לסמוך; שמעיה אומר לסמוך, אבטליון אומר שלא לסמוך.  הלל ומנחם לא נחלקו; יצא מנחם, ונכנס שמאי. הלל אומר לסמוך, שמאי אומר שלא לסמוך. הראשונים היו נשיאים, והשניים אבות בית דין</w:t>
      </w:r>
      <w:r w:rsidRPr="007125D6">
        <w:rPr>
          <w:rFonts w:ascii="David" w:hAnsi="David" w:cs="David"/>
          <w:color w:val="000000"/>
          <w:sz w:val="24"/>
          <w:szCs w:val="24"/>
        </w:rPr>
        <w:t>.</w:t>
      </w:r>
    </w:p>
    <w:p w14:paraId="544E2955" w14:textId="5144B556" w:rsidR="00801A12" w:rsidRPr="00143058" w:rsidRDefault="00DD48EB" w:rsidP="00065A5D">
      <w:pPr>
        <w:bidi/>
        <w:ind w:left="360"/>
        <w:jc w:val="both"/>
        <w:rPr>
          <w:rFonts w:ascii="David" w:hAnsi="David" w:cs="David"/>
          <w:color w:val="000000"/>
          <w:sz w:val="24"/>
          <w:szCs w:val="24"/>
          <w:lang w:val="en-US"/>
        </w:rPr>
      </w:pPr>
      <w:r w:rsidRPr="007125D6">
        <w:rPr>
          <w:rFonts w:ascii="David" w:hAnsi="David" w:cs="David"/>
          <w:color w:val="000000"/>
          <w:sz w:val="24"/>
          <w:szCs w:val="24"/>
          <w:rtl/>
        </w:rPr>
        <w:lastRenderedPageBreak/>
        <w:t>בית שמאי אומרי</w:t>
      </w:r>
      <w:r w:rsidR="000E39CC">
        <w:rPr>
          <w:rFonts w:ascii="David" w:hAnsi="David" w:cs="David" w:hint="cs"/>
          <w:color w:val="000000"/>
          <w:sz w:val="24"/>
          <w:szCs w:val="24"/>
          <w:rtl/>
        </w:rPr>
        <w:t>ם</w:t>
      </w:r>
      <w:r w:rsidR="000E39CC">
        <w:rPr>
          <w:rFonts w:ascii="David" w:hAnsi="David" w:cs="David" w:hint="cs"/>
          <w:color w:val="000000"/>
          <w:sz w:val="24"/>
          <w:szCs w:val="24"/>
          <w:rtl/>
          <w:lang w:val="en-US"/>
        </w:rPr>
        <w:t>:</w:t>
      </w:r>
      <w:r w:rsidRPr="007125D6">
        <w:rPr>
          <w:rFonts w:ascii="David" w:hAnsi="David" w:cs="David"/>
          <w:color w:val="000000"/>
          <w:sz w:val="24"/>
          <w:szCs w:val="24"/>
          <w:rtl/>
        </w:rPr>
        <w:t xml:space="preserve"> </w:t>
      </w:r>
      <w:proofErr w:type="spellStart"/>
      <w:r w:rsidRPr="007125D6">
        <w:rPr>
          <w:rFonts w:ascii="David" w:hAnsi="David" w:cs="David"/>
          <w:color w:val="000000"/>
          <w:sz w:val="24"/>
          <w:szCs w:val="24"/>
          <w:rtl/>
        </w:rPr>
        <w:t>מביאין</w:t>
      </w:r>
      <w:proofErr w:type="spellEnd"/>
      <w:r w:rsidRPr="007125D6">
        <w:rPr>
          <w:rFonts w:ascii="David" w:hAnsi="David" w:cs="David"/>
          <w:color w:val="000000"/>
          <w:sz w:val="24"/>
          <w:szCs w:val="24"/>
          <w:rtl/>
        </w:rPr>
        <w:t xml:space="preserve"> שלמים ואין </w:t>
      </w:r>
      <w:proofErr w:type="spellStart"/>
      <w:r w:rsidRPr="007125D6">
        <w:rPr>
          <w:rFonts w:ascii="David" w:hAnsi="David" w:cs="David"/>
          <w:color w:val="000000"/>
          <w:sz w:val="24"/>
          <w:szCs w:val="24"/>
          <w:rtl/>
        </w:rPr>
        <w:t>סומכין</w:t>
      </w:r>
      <w:proofErr w:type="spellEnd"/>
      <w:r w:rsidRPr="007125D6">
        <w:rPr>
          <w:rFonts w:ascii="David" w:hAnsi="David" w:cs="David"/>
          <w:color w:val="000000"/>
          <w:sz w:val="24"/>
          <w:szCs w:val="24"/>
          <w:rtl/>
        </w:rPr>
        <w:t xml:space="preserve"> עליהן</w:t>
      </w:r>
      <w:r w:rsidR="000E39CC">
        <w:rPr>
          <w:rFonts w:ascii="David" w:hAnsi="David" w:cs="David" w:hint="cs"/>
          <w:color w:val="000000"/>
          <w:sz w:val="24"/>
          <w:szCs w:val="24"/>
          <w:rtl/>
        </w:rPr>
        <w:t>,</w:t>
      </w:r>
      <w:r w:rsidRPr="007125D6">
        <w:rPr>
          <w:rFonts w:ascii="David" w:hAnsi="David" w:cs="David"/>
          <w:color w:val="000000"/>
          <w:sz w:val="24"/>
          <w:szCs w:val="24"/>
          <w:rtl/>
        </w:rPr>
        <w:t xml:space="preserve"> אבל לא עולות. </w:t>
      </w:r>
      <w:r w:rsidR="000E39CC">
        <w:rPr>
          <w:rFonts w:ascii="David" w:hAnsi="David" w:cs="David" w:hint="cs"/>
          <w:color w:val="000000"/>
          <w:sz w:val="24"/>
          <w:szCs w:val="24"/>
          <w:rtl/>
        </w:rPr>
        <w:t>ו</w:t>
      </w:r>
      <w:r w:rsidRPr="007125D6">
        <w:rPr>
          <w:rFonts w:ascii="David" w:hAnsi="David" w:cs="David"/>
          <w:color w:val="000000"/>
          <w:sz w:val="24"/>
          <w:szCs w:val="24"/>
          <w:rtl/>
        </w:rPr>
        <w:t>בית הלל אומרי</w:t>
      </w:r>
      <w:r w:rsidR="000E39CC">
        <w:rPr>
          <w:rFonts w:ascii="David" w:hAnsi="David" w:cs="David" w:hint="cs"/>
          <w:color w:val="000000"/>
          <w:sz w:val="24"/>
          <w:szCs w:val="24"/>
          <w:rtl/>
        </w:rPr>
        <w:t>ם:</w:t>
      </w:r>
      <w:r w:rsidRPr="007125D6">
        <w:rPr>
          <w:rFonts w:ascii="David" w:hAnsi="David" w:cs="David"/>
          <w:color w:val="000000"/>
          <w:sz w:val="24"/>
          <w:szCs w:val="24"/>
          <w:rtl/>
        </w:rPr>
        <w:t xml:space="preserve"> </w:t>
      </w:r>
      <w:proofErr w:type="spellStart"/>
      <w:r w:rsidRPr="007125D6">
        <w:rPr>
          <w:rFonts w:ascii="David" w:hAnsi="David" w:cs="David"/>
          <w:color w:val="000000"/>
          <w:sz w:val="24"/>
          <w:szCs w:val="24"/>
          <w:rtl/>
        </w:rPr>
        <w:t>מביאין</w:t>
      </w:r>
      <w:proofErr w:type="spellEnd"/>
      <w:r w:rsidRPr="007125D6">
        <w:rPr>
          <w:rFonts w:ascii="David" w:hAnsi="David" w:cs="David"/>
          <w:color w:val="000000"/>
          <w:sz w:val="24"/>
          <w:szCs w:val="24"/>
          <w:rtl/>
        </w:rPr>
        <w:t xml:space="preserve"> שלמים ועולות </w:t>
      </w:r>
      <w:proofErr w:type="spellStart"/>
      <w:r w:rsidRPr="007125D6">
        <w:rPr>
          <w:rFonts w:ascii="David" w:hAnsi="David" w:cs="David"/>
          <w:color w:val="000000"/>
          <w:sz w:val="24"/>
          <w:szCs w:val="24"/>
          <w:rtl/>
        </w:rPr>
        <w:t>וסומכין</w:t>
      </w:r>
      <w:proofErr w:type="spellEnd"/>
      <w:r w:rsidRPr="007125D6">
        <w:rPr>
          <w:rFonts w:ascii="David" w:hAnsi="David" w:cs="David"/>
          <w:color w:val="000000"/>
          <w:sz w:val="24"/>
          <w:szCs w:val="24"/>
          <w:rtl/>
        </w:rPr>
        <w:t xml:space="preserve"> עליהן</w:t>
      </w:r>
      <w:r w:rsidR="00143058">
        <w:rPr>
          <w:rFonts w:ascii="David" w:hAnsi="David" w:cs="David" w:hint="cs"/>
          <w:color w:val="000000"/>
          <w:sz w:val="24"/>
          <w:szCs w:val="24"/>
          <w:rtl/>
        </w:rPr>
        <w:t xml:space="preserve"> (משנה חגיגה ב, ב-ג). </w:t>
      </w:r>
    </w:p>
    <w:p w14:paraId="11AD8660" w14:textId="14482401" w:rsidR="00180724" w:rsidRPr="007125D6" w:rsidRDefault="00DD48EB" w:rsidP="00065A5D">
      <w:pPr>
        <w:bidi/>
        <w:jc w:val="both"/>
        <w:rPr>
          <w:rFonts w:ascii="David" w:hAnsi="David" w:cs="David"/>
          <w:color w:val="000000"/>
          <w:sz w:val="24"/>
          <w:szCs w:val="24"/>
        </w:rPr>
      </w:pPr>
      <w:r w:rsidRPr="007125D6">
        <w:rPr>
          <w:rFonts w:ascii="David" w:hAnsi="David" w:cs="David"/>
          <w:sz w:val="24"/>
          <w:szCs w:val="24"/>
          <w:rtl/>
        </w:rPr>
        <w:t>מחלוקת זו—הנמשכת לאורך חמישה דורות של נשיאים ואבות בית דין—היא המחלוקת הקדומה ביותר המוכרת בספרות התנאית, ונקראת לעתים "המחלוקת הראשונה"</w:t>
      </w:r>
      <w:r w:rsidRPr="007125D6">
        <w:rPr>
          <w:rFonts w:ascii="David" w:hAnsi="David" w:cs="David"/>
          <w:sz w:val="24"/>
          <w:szCs w:val="24"/>
          <w:rtl/>
          <w:lang w:val="en-US"/>
        </w:rPr>
        <w:t xml:space="preserve">. בתוך רצף משניות העוסקות בסכנות של לימוד תורה, היא מלמדת גם על יכולתה של התורה להתפצל למחלוקות. </w:t>
      </w:r>
      <w:r w:rsidR="00180724">
        <w:rPr>
          <w:rFonts w:ascii="David" w:hAnsi="David" w:cs="David" w:hint="cs"/>
          <w:sz w:val="24"/>
          <w:szCs w:val="24"/>
          <w:rtl/>
          <w:lang w:val="en-US"/>
        </w:rPr>
        <w:t xml:space="preserve">מעניין </w:t>
      </w:r>
      <w:proofErr w:type="spellStart"/>
      <w:r w:rsidR="00180724">
        <w:rPr>
          <w:rFonts w:ascii="David" w:hAnsi="David" w:cs="David" w:hint="cs"/>
          <w:sz w:val="24"/>
          <w:szCs w:val="24"/>
          <w:rtl/>
          <w:lang w:val="en-US"/>
        </w:rPr>
        <w:t>שהתוספתא</w:t>
      </w:r>
      <w:proofErr w:type="spellEnd"/>
      <w:r w:rsidR="00180724">
        <w:rPr>
          <w:rFonts w:ascii="David" w:hAnsi="David" w:cs="David" w:hint="cs"/>
          <w:sz w:val="24"/>
          <w:szCs w:val="24"/>
          <w:rtl/>
          <w:lang w:val="en-US"/>
        </w:rPr>
        <w:t xml:space="preserve"> </w:t>
      </w:r>
      <w:r w:rsidR="000E39CC">
        <w:rPr>
          <w:rFonts w:ascii="David" w:hAnsi="David" w:cs="David" w:hint="cs"/>
          <w:sz w:val="24"/>
          <w:szCs w:val="24"/>
          <w:rtl/>
          <w:lang w:val="en-US"/>
        </w:rPr>
        <w:t xml:space="preserve">המקבילה </w:t>
      </w:r>
      <w:r w:rsidR="00180724">
        <w:rPr>
          <w:rFonts w:ascii="David" w:hAnsi="David" w:cs="David" w:hint="cs"/>
          <w:sz w:val="24"/>
          <w:szCs w:val="24"/>
          <w:rtl/>
          <w:lang w:val="en-US"/>
        </w:rPr>
        <w:t xml:space="preserve">פונה בערגה לתקופה שבה עמד המקדש ומאפיינת תקופה זו </w:t>
      </w:r>
      <w:proofErr w:type="spellStart"/>
      <w:r w:rsidR="00180724">
        <w:rPr>
          <w:rFonts w:ascii="David" w:hAnsi="David" w:cs="David" w:hint="cs"/>
          <w:sz w:val="24"/>
          <w:szCs w:val="24"/>
          <w:rtl/>
          <w:lang w:val="en-US"/>
        </w:rPr>
        <w:t>ככזו</w:t>
      </w:r>
      <w:proofErr w:type="spellEnd"/>
      <w:r w:rsidR="00180724">
        <w:rPr>
          <w:rFonts w:ascii="David" w:hAnsi="David" w:cs="David" w:hint="cs"/>
          <w:sz w:val="24"/>
          <w:szCs w:val="24"/>
          <w:rtl/>
          <w:lang w:val="en-US"/>
        </w:rPr>
        <w:t xml:space="preserve"> שלא היו בה מחלוקות: </w:t>
      </w:r>
    </w:p>
    <w:p w14:paraId="049F194E" w14:textId="50D3B72C" w:rsidR="00180724" w:rsidRPr="00DD0131" w:rsidRDefault="00180724" w:rsidP="00DD0131">
      <w:pPr>
        <w:bidi/>
        <w:ind w:left="360"/>
        <w:jc w:val="both"/>
        <w:rPr>
          <w:rFonts w:ascii="David" w:hAnsi="David" w:cs="David"/>
          <w:color w:val="000000"/>
          <w:sz w:val="24"/>
          <w:szCs w:val="24"/>
          <w:rtl/>
        </w:rPr>
      </w:pPr>
      <w:r>
        <w:rPr>
          <w:rFonts w:ascii="David" w:hAnsi="David" w:cs="David" w:hint="cs"/>
          <w:color w:val="000000"/>
          <w:sz w:val="24"/>
          <w:szCs w:val="24"/>
          <w:rtl/>
        </w:rPr>
        <w:t>א</w:t>
      </w:r>
      <w:r w:rsidRPr="007125D6">
        <w:rPr>
          <w:rFonts w:ascii="David" w:hAnsi="David" w:cs="David"/>
          <w:color w:val="000000"/>
          <w:sz w:val="24"/>
          <w:szCs w:val="24"/>
          <w:rtl/>
        </w:rPr>
        <w:t>מר ר' יוסי:</w:t>
      </w:r>
      <w:r w:rsidRPr="007125D6">
        <w:rPr>
          <w:rFonts w:ascii="David" w:hAnsi="David" w:cs="David"/>
          <w:color w:val="000000"/>
          <w:sz w:val="24"/>
          <w:szCs w:val="24"/>
          <w:lang w:val="en-US"/>
        </w:rPr>
        <w:t xml:space="preserve"> </w:t>
      </w:r>
      <w:r w:rsidRPr="007125D6">
        <w:rPr>
          <w:rFonts w:ascii="David" w:hAnsi="David" w:cs="David"/>
          <w:color w:val="000000"/>
          <w:sz w:val="24"/>
          <w:szCs w:val="24"/>
          <w:rtl/>
          <w:lang w:val="en-US"/>
        </w:rPr>
        <w:t xml:space="preserve">בתחילה לא </w:t>
      </w:r>
      <w:proofErr w:type="spellStart"/>
      <w:r w:rsidRPr="007125D6">
        <w:rPr>
          <w:rFonts w:ascii="David" w:hAnsi="David" w:cs="David"/>
          <w:color w:val="000000"/>
          <w:sz w:val="24"/>
          <w:szCs w:val="24"/>
          <w:rtl/>
          <w:lang w:val="en-US"/>
        </w:rPr>
        <w:t>היתה</w:t>
      </w:r>
      <w:proofErr w:type="spellEnd"/>
      <w:r w:rsidRPr="007125D6">
        <w:rPr>
          <w:rFonts w:ascii="David" w:hAnsi="David" w:cs="David"/>
          <w:color w:val="000000"/>
          <w:sz w:val="24"/>
          <w:szCs w:val="24"/>
          <w:rtl/>
          <w:lang w:val="en-US"/>
        </w:rPr>
        <w:t xml:space="preserve"> מחלוקת בישראל. אלא בית דין של שבעים ואחד היה בלשכת הגזית</w:t>
      </w:r>
      <w:r w:rsidR="00DD0131">
        <w:rPr>
          <w:rFonts w:ascii="David" w:hAnsi="David" w:cs="David" w:hint="cs"/>
          <w:color w:val="000000"/>
          <w:sz w:val="24"/>
          <w:szCs w:val="24"/>
          <w:rtl/>
          <w:lang w:val="en-US"/>
        </w:rPr>
        <w:t xml:space="preserve"> [...] </w:t>
      </w:r>
      <w:r w:rsidR="00DD0131" w:rsidRPr="00DD0131">
        <w:rPr>
          <w:rFonts w:ascii="David" w:hAnsi="David" w:cs="David"/>
          <w:color w:val="000000"/>
          <w:sz w:val="24"/>
          <w:szCs w:val="24"/>
          <w:rtl/>
          <w:lang w:val="en-US"/>
        </w:rPr>
        <w:t>משם הלכה יוצא רווחת בישראל</w:t>
      </w:r>
      <w:r w:rsidR="00DD0131">
        <w:rPr>
          <w:rFonts w:ascii="David" w:hAnsi="David" w:cs="David" w:hint="cs"/>
          <w:color w:val="000000"/>
          <w:sz w:val="24"/>
          <w:szCs w:val="24"/>
          <w:rtl/>
        </w:rPr>
        <w:t xml:space="preserve">. </w:t>
      </w:r>
      <w:r w:rsidRPr="007125D6">
        <w:rPr>
          <w:rFonts w:ascii="David" w:hAnsi="David" w:cs="David"/>
          <w:color w:val="000000"/>
          <w:sz w:val="24"/>
          <w:szCs w:val="24"/>
          <w:rtl/>
          <w:lang w:val="en-US"/>
        </w:rPr>
        <w:t>משרבו תלמידי שמאי והלל שלא שימשו כל צרכן, הרבו מחלוקות בישראל ונעשו שתי תורות (</w:t>
      </w:r>
      <w:proofErr w:type="spellStart"/>
      <w:r w:rsidRPr="007125D6">
        <w:rPr>
          <w:rFonts w:ascii="David" w:hAnsi="David" w:cs="David"/>
          <w:color w:val="000000"/>
          <w:sz w:val="24"/>
          <w:szCs w:val="24"/>
          <w:rtl/>
          <w:lang w:val="en-US"/>
        </w:rPr>
        <w:t>תוספתא</w:t>
      </w:r>
      <w:proofErr w:type="spellEnd"/>
      <w:r w:rsidRPr="007125D6">
        <w:rPr>
          <w:rFonts w:ascii="David" w:hAnsi="David" w:cs="David"/>
          <w:color w:val="000000"/>
          <w:sz w:val="24"/>
          <w:szCs w:val="24"/>
          <w:rtl/>
          <w:lang w:val="en-US"/>
        </w:rPr>
        <w:t xml:space="preserve"> חגיגה ב, ט). </w:t>
      </w:r>
    </w:p>
    <w:p w14:paraId="4908C061" w14:textId="590E129A" w:rsidR="007125D6" w:rsidRPr="007125D6" w:rsidRDefault="00180724" w:rsidP="00065A5D">
      <w:pPr>
        <w:bidi/>
        <w:jc w:val="both"/>
        <w:rPr>
          <w:rFonts w:ascii="David" w:hAnsi="David" w:cs="David"/>
          <w:color w:val="202122"/>
          <w:sz w:val="24"/>
          <w:szCs w:val="24"/>
          <w:shd w:val="clear" w:color="auto" w:fill="FFFFFF"/>
          <w:rtl/>
        </w:rPr>
      </w:pPr>
      <w:r w:rsidRPr="007125D6">
        <w:rPr>
          <w:rFonts w:ascii="David" w:hAnsi="David" w:cs="David"/>
          <w:color w:val="000000"/>
          <w:sz w:val="24"/>
          <w:szCs w:val="24"/>
          <w:rtl/>
        </w:rPr>
        <w:t xml:space="preserve">הלכה זו </w:t>
      </w:r>
      <w:proofErr w:type="spellStart"/>
      <w:r w:rsidRPr="007125D6">
        <w:rPr>
          <w:rFonts w:ascii="David" w:hAnsi="David" w:cs="David"/>
          <w:color w:val="000000"/>
          <w:sz w:val="24"/>
          <w:szCs w:val="24"/>
          <w:rtl/>
        </w:rPr>
        <w:t>בתוספתא</w:t>
      </w:r>
      <w:proofErr w:type="spellEnd"/>
      <w:r w:rsidRPr="007125D6">
        <w:rPr>
          <w:rFonts w:ascii="David" w:hAnsi="David" w:cs="David"/>
          <w:color w:val="000000"/>
          <w:sz w:val="24"/>
          <w:szCs w:val="24"/>
          <w:rtl/>
        </w:rPr>
        <w:t xml:space="preserve"> עוסקת לא במחלוקת </w:t>
      </w:r>
      <w:r w:rsidR="000E39CC">
        <w:rPr>
          <w:rFonts w:ascii="David" w:hAnsi="David" w:cs="David" w:hint="cs"/>
          <w:color w:val="000000"/>
          <w:sz w:val="24"/>
          <w:szCs w:val="24"/>
          <w:rtl/>
        </w:rPr>
        <w:t>בנושא מסוים</w:t>
      </w:r>
      <w:r w:rsidRPr="007125D6">
        <w:rPr>
          <w:rFonts w:ascii="David" w:hAnsi="David" w:cs="David"/>
          <w:color w:val="000000"/>
          <w:sz w:val="24"/>
          <w:szCs w:val="24"/>
          <w:rtl/>
        </w:rPr>
        <w:t xml:space="preserve"> אלא ביכולת להכריע במחלוקות באופן כללי. היא מנגידה בין העבר האידאלי להווה שבתקופת החכמים. </w:t>
      </w:r>
      <w:r w:rsidR="000E39CC">
        <w:rPr>
          <w:rFonts w:ascii="David" w:hAnsi="David" w:cs="David" w:hint="cs"/>
          <w:color w:val="000000"/>
          <w:sz w:val="24"/>
          <w:szCs w:val="24"/>
          <w:rtl/>
        </w:rPr>
        <w:t xml:space="preserve">על פי תיאורה של </w:t>
      </w:r>
      <w:proofErr w:type="spellStart"/>
      <w:r w:rsidR="000E39CC">
        <w:rPr>
          <w:rFonts w:ascii="David" w:hAnsi="David" w:cs="David" w:hint="cs"/>
          <w:color w:val="000000"/>
          <w:sz w:val="24"/>
          <w:szCs w:val="24"/>
          <w:rtl/>
        </w:rPr>
        <w:t>התוספתא</w:t>
      </w:r>
      <w:proofErr w:type="spellEnd"/>
      <w:r w:rsidR="000E39CC">
        <w:rPr>
          <w:rFonts w:ascii="David" w:hAnsi="David" w:cs="David" w:hint="cs"/>
          <w:color w:val="000000"/>
          <w:sz w:val="24"/>
          <w:szCs w:val="24"/>
          <w:rtl/>
        </w:rPr>
        <w:t xml:space="preserve">, </w:t>
      </w:r>
      <w:r w:rsidRPr="007125D6">
        <w:rPr>
          <w:rFonts w:ascii="David" w:hAnsi="David" w:cs="David"/>
          <w:color w:val="000000"/>
          <w:sz w:val="24"/>
          <w:szCs w:val="24"/>
          <w:rtl/>
        </w:rPr>
        <w:t>בעבר האידאלי</w:t>
      </w:r>
      <w:r w:rsidR="000E39CC">
        <w:rPr>
          <w:rFonts w:ascii="David" w:hAnsi="David" w:cs="David" w:hint="cs"/>
          <w:color w:val="000000"/>
          <w:sz w:val="24"/>
          <w:szCs w:val="24"/>
          <w:rtl/>
        </w:rPr>
        <w:t xml:space="preserve"> ישב </w:t>
      </w:r>
      <w:r w:rsidRPr="007125D6">
        <w:rPr>
          <w:rFonts w:ascii="David" w:hAnsi="David" w:cs="David"/>
          <w:color w:val="000000"/>
          <w:sz w:val="24"/>
          <w:szCs w:val="24"/>
          <w:rtl/>
        </w:rPr>
        <w:t>בית דין של שבעים ואחד דיינים בלשכת הגזית שליד המקדש ו</w:t>
      </w:r>
      <w:r w:rsidR="000E39CC">
        <w:rPr>
          <w:rFonts w:ascii="David" w:hAnsi="David" w:cs="David" w:hint="cs"/>
          <w:color w:val="000000"/>
          <w:sz w:val="24"/>
          <w:szCs w:val="24"/>
          <w:rtl/>
        </w:rPr>
        <w:t>ה</w:t>
      </w:r>
      <w:r w:rsidRPr="007125D6">
        <w:rPr>
          <w:rFonts w:ascii="David" w:hAnsi="David" w:cs="David"/>
          <w:color w:val="000000"/>
          <w:sz w:val="24"/>
          <w:szCs w:val="24"/>
          <w:rtl/>
        </w:rPr>
        <w:t xml:space="preserve">כריע בכל שאלה הלכתית שהגיעה אליו. בעידן זה התורה </w:t>
      </w:r>
      <w:r w:rsidR="003724C9">
        <w:rPr>
          <w:rFonts w:ascii="David" w:hAnsi="David" w:cs="David"/>
          <w:color w:val="000000"/>
          <w:sz w:val="24"/>
          <w:szCs w:val="24"/>
          <w:rtl/>
        </w:rPr>
        <w:t>הייתה</w:t>
      </w:r>
      <w:r w:rsidRPr="007125D6">
        <w:rPr>
          <w:rFonts w:ascii="David" w:hAnsi="David" w:cs="David"/>
          <w:color w:val="000000"/>
          <w:sz w:val="24"/>
          <w:szCs w:val="24"/>
          <w:rtl/>
        </w:rPr>
        <w:t xml:space="preserve"> שלמה והציגה תשובה אחת ואחת בלבד לכל שאלה משפטית. יכולת זו של בית הדין העליון קשורה לכך שהוא יושב בהר הבית, ליד בית המקדש, ובכך מבטא מעין התגלות ישירה של דבר ה'. לעומת זאת, החל מתקופת שמאי והלל ובייחוד לאחר חורבן המקדש, הת</w:t>
      </w:r>
      <w:r w:rsidR="000E39CC">
        <w:rPr>
          <w:rFonts w:ascii="David" w:hAnsi="David" w:cs="David" w:hint="cs"/>
          <w:color w:val="000000"/>
          <w:sz w:val="24"/>
          <w:szCs w:val="24"/>
          <w:rtl/>
        </w:rPr>
        <w:t>רבו ה</w:t>
      </w:r>
      <w:r w:rsidRPr="007125D6">
        <w:rPr>
          <w:rFonts w:ascii="David" w:hAnsi="David" w:cs="David"/>
          <w:color w:val="000000"/>
          <w:sz w:val="24"/>
          <w:szCs w:val="24"/>
          <w:rtl/>
        </w:rPr>
        <w:t>מחלוקות ו</w:t>
      </w:r>
      <w:r w:rsidR="000E39CC">
        <w:rPr>
          <w:rFonts w:ascii="David" w:hAnsi="David" w:cs="David" w:hint="cs"/>
          <w:color w:val="000000"/>
          <w:sz w:val="24"/>
          <w:szCs w:val="24"/>
          <w:rtl/>
        </w:rPr>
        <w:t xml:space="preserve">התורה </w:t>
      </w:r>
      <w:r w:rsidRPr="007125D6">
        <w:rPr>
          <w:rFonts w:ascii="David" w:hAnsi="David" w:cs="David"/>
          <w:color w:val="000000"/>
          <w:sz w:val="24"/>
          <w:szCs w:val="24"/>
          <w:rtl/>
        </w:rPr>
        <w:t>נעשתה כשתי תורות. שלמותה של התורה והיכולת לדרוש בה ללא חשש ליצירת שתי תורות נקשרת בהלכה זו לתקופה בה המקדש עמד, ובמובלע, ליכולת לראות את פני ה'. לימוד התורה בהיעדר היכולת לעלות לבית ה' משמע</w:t>
      </w:r>
      <w:r w:rsidR="00653692">
        <w:rPr>
          <w:rFonts w:ascii="David" w:hAnsi="David" w:cs="David" w:hint="cs"/>
          <w:color w:val="000000"/>
          <w:sz w:val="24"/>
          <w:szCs w:val="24"/>
          <w:rtl/>
        </w:rPr>
        <w:t>ו</w:t>
      </w:r>
      <w:r w:rsidRPr="007125D6">
        <w:rPr>
          <w:rFonts w:ascii="David" w:hAnsi="David" w:cs="David"/>
          <w:color w:val="000000"/>
          <w:sz w:val="24"/>
          <w:szCs w:val="24"/>
          <w:rtl/>
        </w:rPr>
        <w:t xml:space="preserve"> סכנה של התפצלותה של התורה והתרחקות מהאמת. </w:t>
      </w:r>
      <w:r w:rsidR="00DD0131">
        <w:rPr>
          <w:rFonts w:ascii="David" w:hAnsi="David" w:cs="David" w:hint="cs"/>
          <w:color w:val="000000"/>
          <w:sz w:val="24"/>
          <w:szCs w:val="24"/>
          <w:rtl/>
        </w:rPr>
        <w:t>הזיהוי בין המקדש ל</w:t>
      </w:r>
      <w:r w:rsidR="0087074A">
        <w:rPr>
          <w:rFonts w:ascii="David" w:hAnsi="David" w:cs="David" w:hint="cs"/>
          <w:color w:val="000000"/>
          <w:sz w:val="24"/>
          <w:szCs w:val="24"/>
          <w:rtl/>
        </w:rPr>
        <w:t>קיומה של הלכה אחידה מעיד על</w:t>
      </w:r>
      <w:r w:rsidRPr="007125D6">
        <w:rPr>
          <w:rFonts w:ascii="David" w:hAnsi="David" w:cs="David"/>
          <w:color w:val="000000"/>
          <w:sz w:val="24"/>
          <w:szCs w:val="24"/>
          <w:rtl/>
        </w:rPr>
        <w:t xml:space="preserve"> מתח בין ערגה לעבר שבו </w:t>
      </w:r>
      <w:r w:rsidR="0087074A">
        <w:rPr>
          <w:rFonts w:ascii="David" w:hAnsi="David" w:cs="David" w:hint="cs"/>
          <w:color w:val="000000"/>
          <w:sz w:val="24"/>
          <w:szCs w:val="24"/>
          <w:rtl/>
        </w:rPr>
        <w:t xml:space="preserve">ניתן היה לראות את פני ה' ולקבל את דברו החד-משמעי באופן ישיר </w:t>
      </w:r>
      <w:r w:rsidRPr="007125D6">
        <w:rPr>
          <w:rFonts w:ascii="David" w:hAnsi="David" w:cs="David"/>
          <w:color w:val="000000"/>
          <w:sz w:val="24"/>
          <w:szCs w:val="24"/>
          <w:rtl/>
        </w:rPr>
        <w:t>לבין התמודדות עם המציאות בתקופתם של חכמים, שבה אי אפשר לראות את פני ה' באופן ישיר וצריך ל</w:t>
      </w:r>
      <w:r w:rsidR="0087074A">
        <w:rPr>
          <w:rFonts w:ascii="David" w:hAnsi="David" w:cs="David" w:hint="cs"/>
          <w:color w:val="000000"/>
          <w:sz w:val="24"/>
          <w:szCs w:val="24"/>
          <w:rtl/>
        </w:rPr>
        <w:t>שמוע את דברו באמצעות</w:t>
      </w:r>
      <w:r w:rsidRPr="007125D6">
        <w:rPr>
          <w:rFonts w:ascii="David" w:hAnsi="David" w:cs="David"/>
          <w:color w:val="000000"/>
          <w:sz w:val="24"/>
          <w:szCs w:val="24"/>
          <w:rtl/>
        </w:rPr>
        <w:t xml:space="preserve"> התורה, </w:t>
      </w:r>
      <w:r w:rsidR="0087074A">
        <w:rPr>
          <w:rFonts w:ascii="David" w:hAnsi="David" w:cs="David" w:hint="cs"/>
          <w:color w:val="000000"/>
          <w:sz w:val="24"/>
          <w:szCs w:val="24"/>
          <w:rtl/>
        </w:rPr>
        <w:t>ההופכת ל</w:t>
      </w:r>
      <w:r w:rsidRPr="007125D6">
        <w:rPr>
          <w:rFonts w:ascii="David" w:hAnsi="David" w:cs="David"/>
          <w:color w:val="000000"/>
          <w:sz w:val="24"/>
          <w:szCs w:val="24"/>
          <w:rtl/>
        </w:rPr>
        <w:t>רווי</w:t>
      </w:r>
      <w:r w:rsidR="0087074A">
        <w:rPr>
          <w:rFonts w:ascii="David" w:hAnsi="David" w:cs="David" w:hint="cs"/>
          <w:color w:val="000000"/>
          <w:sz w:val="24"/>
          <w:szCs w:val="24"/>
          <w:rtl/>
        </w:rPr>
        <w:t>י</w:t>
      </w:r>
      <w:r w:rsidRPr="007125D6">
        <w:rPr>
          <w:rFonts w:ascii="David" w:hAnsi="David" w:cs="David"/>
          <w:color w:val="000000"/>
          <w:sz w:val="24"/>
          <w:szCs w:val="24"/>
          <w:rtl/>
        </w:rPr>
        <w:t>ת מחלוק</w:t>
      </w:r>
      <w:r w:rsidR="0087074A">
        <w:rPr>
          <w:rFonts w:ascii="David" w:hAnsi="David" w:cs="David" w:hint="cs"/>
          <w:color w:val="000000"/>
          <w:sz w:val="24"/>
          <w:szCs w:val="24"/>
          <w:rtl/>
        </w:rPr>
        <w:t>ו</w:t>
      </w:r>
      <w:r w:rsidRPr="007125D6">
        <w:rPr>
          <w:rFonts w:ascii="David" w:hAnsi="David" w:cs="David"/>
          <w:color w:val="000000"/>
          <w:sz w:val="24"/>
          <w:szCs w:val="24"/>
          <w:rtl/>
        </w:rPr>
        <w:t xml:space="preserve">ת.  </w:t>
      </w:r>
    </w:p>
    <w:p w14:paraId="730F0DCC" w14:textId="799AAF85" w:rsidR="008F4549" w:rsidRPr="0087074A" w:rsidRDefault="008F4549" w:rsidP="0087074A">
      <w:pPr>
        <w:bidi/>
        <w:ind w:firstLine="360"/>
        <w:jc w:val="both"/>
        <w:rPr>
          <w:rFonts w:ascii="David" w:hAnsi="David" w:cs="David"/>
          <w:sz w:val="24"/>
          <w:szCs w:val="24"/>
        </w:rPr>
      </w:pPr>
      <w:r w:rsidRPr="007125D6">
        <w:rPr>
          <w:rFonts w:ascii="David" w:hAnsi="David" w:cs="David"/>
          <w:sz w:val="24"/>
          <w:szCs w:val="24"/>
          <w:rtl/>
        </w:rPr>
        <w:t xml:space="preserve">נראה אם כן שהמסכת מפתחת לאורכה שני מסלולים של ידיעת ה': האחד באמצעות ראיית פנים ישירה והשני באמצעות לימוד </w:t>
      </w:r>
      <w:r w:rsidR="0087074A">
        <w:rPr>
          <w:rFonts w:ascii="David" w:hAnsi="David" w:cs="David" w:hint="cs"/>
          <w:sz w:val="24"/>
          <w:szCs w:val="24"/>
          <w:rtl/>
        </w:rPr>
        <w:t>ה</w:t>
      </w:r>
      <w:r w:rsidRPr="007125D6">
        <w:rPr>
          <w:rFonts w:ascii="David" w:hAnsi="David" w:cs="David"/>
          <w:sz w:val="24"/>
          <w:szCs w:val="24"/>
          <w:rtl/>
        </w:rPr>
        <w:t>תורה. לאורך המסכת, במיוחד זו של התלמוד הבבלי, מעמיד</w:t>
      </w:r>
      <w:r w:rsidR="0087074A">
        <w:rPr>
          <w:rFonts w:ascii="David" w:hAnsi="David" w:cs="David" w:hint="cs"/>
          <w:sz w:val="24"/>
          <w:szCs w:val="24"/>
          <w:rtl/>
        </w:rPr>
        <w:t>ות הסוגיות</w:t>
      </w:r>
      <w:r w:rsidRPr="007125D6">
        <w:rPr>
          <w:rFonts w:ascii="David" w:hAnsi="David" w:cs="David"/>
          <w:sz w:val="24"/>
          <w:szCs w:val="24"/>
          <w:rtl/>
        </w:rPr>
        <w:t xml:space="preserve"> את שני המסלולים הללו זה מול</w:t>
      </w:r>
      <w:r w:rsidR="000E39CC">
        <w:rPr>
          <w:rFonts w:ascii="David" w:hAnsi="David" w:cs="David" w:hint="cs"/>
          <w:sz w:val="24"/>
          <w:szCs w:val="24"/>
          <w:rtl/>
        </w:rPr>
        <w:t xml:space="preserve"> זה</w:t>
      </w:r>
      <w:r w:rsidRPr="007125D6">
        <w:rPr>
          <w:rFonts w:ascii="David" w:hAnsi="David" w:cs="David"/>
          <w:sz w:val="24"/>
          <w:szCs w:val="24"/>
          <w:rtl/>
        </w:rPr>
        <w:t>. כך למשל, כבר בסוגיית הפתיחה של המסכת מופיעות הקבלות חוזרות ונשנות בין מצוות ראי</w:t>
      </w:r>
      <w:r w:rsidR="00653692">
        <w:rPr>
          <w:rFonts w:ascii="David" w:hAnsi="David" w:cs="David" w:hint="cs"/>
          <w:sz w:val="24"/>
          <w:szCs w:val="24"/>
          <w:rtl/>
        </w:rPr>
        <w:t>י</w:t>
      </w:r>
      <w:r w:rsidRPr="007125D6">
        <w:rPr>
          <w:rFonts w:ascii="David" w:hAnsi="David" w:cs="David"/>
          <w:sz w:val="24"/>
          <w:szCs w:val="24"/>
          <w:rtl/>
        </w:rPr>
        <w:t>ה לבין מצוות הקהל, הממוקדת בקריאת התורה בפני העם כולו במוצאי חג הסוכות פעם בשבע שנים. בניגוד למצוות רא</w:t>
      </w:r>
      <w:r w:rsidR="00653692">
        <w:rPr>
          <w:rFonts w:ascii="David" w:hAnsi="David" w:cs="David" w:hint="cs"/>
          <w:sz w:val="24"/>
          <w:szCs w:val="24"/>
          <w:rtl/>
        </w:rPr>
        <w:t>י</w:t>
      </w:r>
      <w:r w:rsidRPr="007125D6">
        <w:rPr>
          <w:rFonts w:ascii="David" w:hAnsi="David" w:cs="David"/>
          <w:sz w:val="24"/>
          <w:szCs w:val="24"/>
          <w:rtl/>
        </w:rPr>
        <w:t>יה, שלגביה מנתה המשנה את כל היוצאים מן הכלל שאינם חייבים במצווה זו, לגבי מצוות הקהל נאמר:</w:t>
      </w:r>
      <w:r w:rsidRPr="007125D6">
        <w:rPr>
          <w:rFonts w:ascii="David" w:hAnsi="David" w:cs="David"/>
          <w:color w:val="202122"/>
          <w:sz w:val="24"/>
          <w:szCs w:val="24"/>
          <w:shd w:val="clear" w:color="auto" w:fill="FFFFFF"/>
          <w:rtl/>
        </w:rPr>
        <w:t xml:space="preserve"> "הקהל את העם האנשים והנשים והטף</w:t>
      </w:r>
      <w:r w:rsidR="0087074A">
        <w:rPr>
          <w:rFonts w:ascii="David" w:hAnsi="David" w:cs="David"/>
          <w:color w:val="202122"/>
          <w:sz w:val="24"/>
          <w:szCs w:val="24"/>
          <w:shd w:val="clear" w:color="auto" w:fill="FFFFFF"/>
          <w:rtl/>
        </w:rPr>
        <w:t>—</w:t>
      </w:r>
      <w:r w:rsidRPr="007125D6">
        <w:rPr>
          <w:rFonts w:ascii="David" w:hAnsi="David" w:cs="David"/>
          <w:color w:val="202122"/>
          <w:sz w:val="24"/>
          <w:szCs w:val="24"/>
          <w:shd w:val="clear" w:color="auto" w:fill="FFFFFF"/>
          <w:rtl/>
        </w:rPr>
        <w:t>אם אנשים באים ללמוד</w:t>
      </w:r>
      <w:r w:rsidR="0087074A">
        <w:rPr>
          <w:rFonts w:ascii="David" w:hAnsi="David" w:cs="David" w:hint="cs"/>
          <w:color w:val="202122"/>
          <w:sz w:val="24"/>
          <w:szCs w:val="24"/>
          <w:shd w:val="clear" w:color="auto" w:fill="FFFFFF"/>
          <w:rtl/>
        </w:rPr>
        <w:t>,</w:t>
      </w:r>
      <w:r w:rsidRPr="007125D6">
        <w:rPr>
          <w:rFonts w:ascii="David" w:hAnsi="David" w:cs="David"/>
          <w:color w:val="202122"/>
          <w:sz w:val="24"/>
          <w:szCs w:val="24"/>
          <w:shd w:val="clear" w:color="auto" w:fill="FFFFFF"/>
          <w:rtl/>
        </w:rPr>
        <w:t xml:space="preserve"> נשים באות לשמוע</w:t>
      </w:r>
      <w:r w:rsidR="0087074A">
        <w:rPr>
          <w:rFonts w:ascii="David" w:hAnsi="David" w:cs="David" w:hint="cs"/>
          <w:color w:val="202122"/>
          <w:sz w:val="24"/>
          <w:szCs w:val="24"/>
          <w:shd w:val="clear" w:color="auto" w:fill="FFFFFF"/>
          <w:rtl/>
        </w:rPr>
        <w:t>,</w:t>
      </w:r>
      <w:r w:rsidRPr="007125D6">
        <w:rPr>
          <w:rFonts w:ascii="David" w:hAnsi="David" w:cs="David"/>
          <w:color w:val="202122"/>
          <w:sz w:val="24"/>
          <w:szCs w:val="24"/>
          <w:shd w:val="clear" w:color="auto" w:fill="FFFFFF"/>
          <w:rtl/>
        </w:rPr>
        <w:t xml:space="preserve"> טף למה באין</w:t>
      </w:r>
      <w:r w:rsidR="0087074A">
        <w:rPr>
          <w:rFonts w:ascii="David" w:hAnsi="David" w:cs="David" w:hint="cs"/>
          <w:color w:val="202122"/>
          <w:sz w:val="24"/>
          <w:szCs w:val="24"/>
          <w:shd w:val="clear" w:color="auto" w:fill="FFFFFF"/>
          <w:rtl/>
        </w:rPr>
        <w:t>?</w:t>
      </w:r>
      <w:r w:rsidRPr="007125D6">
        <w:rPr>
          <w:rFonts w:ascii="David" w:hAnsi="David" w:cs="David"/>
          <w:color w:val="202122"/>
          <w:sz w:val="24"/>
          <w:szCs w:val="24"/>
          <w:shd w:val="clear" w:color="auto" w:fill="FFFFFF"/>
          <w:rtl/>
        </w:rPr>
        <w:t xml:space="preserve"> כדי ליתן שכר </w:t>
      </w:r>
      <w:proofErr w:type="spellStart"/>
      <w:r w:rsidRPr="007125D6">
        <w:rPr>
          <w:rFonts w:ascii="David" w:hAnsi="David" w:cs="David"/>
          <w:color w:val="202122"/>
          <w:sz w:val="24"/>
          <w:szCs w:val="24"/>
          <w:shd w:val="clear" w:color="auto" w:fill="FFFFFF"/>
          <w:rtl/>
        </w:rPr>
        <w:t>למביאיהן</w:t>
      </w:r>
      <w:proofErr w:type="spellEnd"/>
      <w:r w:rsidRPr="007125D6">
        <w:rPr>
          <w:rFonts w:ascii="David" w:hAnsi="David" w:cs="David"/>
          <w:color w:val="202122"/>
          <w:sz w:val="24"/>
          <w:szCs w:val="24"/>
          <w:shd w:val="clear" w:color="auto" w:fill="FFFFFF"/>
          <w:rtl/>
        </w:rPr>
        <w:t>" (בבלי חגיגה ג</w:t>
      </w:r>
      <w:r w:rsidR="00146B35">
        <w:rPr>
          <w:rFonts w:ascii="David" w:hAnsi="David" w:cs="David" w:hint="cs"/>
          <w:color w:val="202122"/>
          <w:sz w:val="24"/>
          <w:szCs w:val="24"/>
          <w:shd w:val="clear" w:color="auto" w:fill="FFFFFF"/>
          <w:rtl/>
        </w:rPr>
        <w:t>,</w:t>
      </w:r>
      <w:r w:rsidRPr="007125D6">
        <w:rPr>
          <w:rFonts w:ascii="David" w:hAnsi="David" w:cs="David"/>
          <w:color w:val="202122"/>
          <w:sz w:val="24"/>
          <w:szCs w:val="24"/>
          <w:shd w:val="clear" w:color="auto" w:fill="FFFFFF"/>
          <w:rtl/>
        </w:rPr>
        <w:t xml:space="preserve"> ע"א). </w:t>
      </w:r>
      <w:r w:rsidR="000E39CC">
        <w:rPr>
          <w:rFonts w:ascii="David" w:hAnsi="David" w:cs="David" w:hint="cs"/>
          <w:color w:val="202122"/>
          <w:sz w:val="24"/>
          <w:szCs w:val="24"/>
          <w:shd w:val="clear" w:color="auto" w:fill="FFFFFF"/>
          <w:rtl/>
        </w:rPr>
        <w:t xml:space="preserve">השוואה זו מדגישה </w:t>
      </w:r>
      <w:r w:rsidR="00C32C57">
        <w:rPr>
          <w:rFonts w:ascii="David" w:hAnsi="David" w:cs="David" w:hint="cs"/>
          <w:color w:val="202122"/>
          <w:sz w:val="24"/>
          <w:szCs w:val="24"/>
          <w:shd w:val="clear" w:color="auto" w:fill="FFFFFF"/>
          <w:rtl/>
        </w:rPr>
        <w:t xml:space="preserve">כי עלייה לרגל ומצוות הקהל מהוות שני מסלולים מקבילים. </w:t>
      </w:r>
      <w:r w:rsidR="000E39CC">
        <w:rPr>
          <w:rFonts w:ascii="David" w:hAnsi="David" w:cs="David" w:hint="cs"/>
          <w:color w:val="202122"/>
          <w:sz w:val="24"/>
          <w:szCs w:val="24"/>
          <w:shd w:val="clear" w:color="auto" w:fill="FFFFFF"/>
          <w:rtl/>
        </w:rPr>
        <w:t xml:space="preserve">בהיעדר המקדש, </w:t>
      </w:r>
      <w:r w:rsidRPr="007125D6">
        <w:rPr>
          <w:rFonts w:ascii="David" w:hAnsi="David" w:cs="David"/>
          <w:color w:val="202122"/>
          <w:sz w:val="24"/>
          <w:szCs w:val="24"/>
          <w:shd w:val="clear" w:color="auto" w:fill="FFFFFF"/>
          <w:rtl/>
        </w:rPr>
        <w:t>המפגש עם הקב"ה הופך להיות באמצעות התורה, והוא פתוח לכ</w:t>
      </w:r>
      <w:r w:rsidR="00C32C57">
        <w:rPr>
          <w:rFonts w:ascii="David" w:hAnsi="David" w:cs="David" w:hint="cs"/>
          <w:color w:val="202122"/>
          <w:sz w:val="24"/>
          <w:szCs w:val="24"/>
          <w:shd w:val="clear" w:color="auto" w:fill="FFFFFF"/>
          <w:rtl/>
        </w:rPr>
        <w:t>ל</w:t>
      </w:r>
      <w:r w:rsidRPr="007125D6">
        <w:rPr>
          <w:rFonts w:ascii="David" w:hAnsi="David" w:cs="David"/>
          <w:color w:val="202122"/>
          <w:sz w:val="24"/>
          <w:szCs w:val="24"/>
          <w:shd w:val="clear" w:color="auto" w:fill="FFFFFF"/>
          <w:rtl/>
        </w:rPr>
        <w:t>. ההקבלה למצוות הקהל אף מבליטה את ההנגדה בין החושים שסביבם נסוב</w:t>
      </w:r>
      <w:r w:rsidR="0087074A">
        <w:rPr>
          <w:rFonts w:ascii="David" w:hAnsi="David" w:cs="David" w:hint="cs"/>
          <w:color w:val="202122"/>
          <w:sz w:val="24"/>
          <w:szCs w:val="24"/>
          <w:shd w:val="clear" w:color="auto" w:fill="FFFFFF"/>
          <w:rtl/>
        </w:rPr>
        <w:t>ה</w:t>
      </w:r>
      <w:r w:rsidRPr="007125D6">
        <w:rPr>
          <w:rFonts w:ascii="David" w:hAnsi="David" w:cs="David"/>
          <w:color w:val="202122"/>
          <w:sz w:val="24"/>
          <w:szCs w:val="24"/>
          <w:shd w:val="clear" w:color="auto" w:fill="FFFFFF"/>
          <w:rtl/>
        </w:rPr>
        <w:t xml:space="preserve"> כל אחת מ</w:t>
      </w:r>
      <w:r w:rsidR="0087074A">
        <w:rPr>
          <w:rFonts w:ascii="David" w:hAnsi="David" w:cs="David" w:hint="cs"/>
          <w:color w:val="202122"/>
          <w:sz w:val="24"/>
          <w:szCs w:val="24"/>
          <w:shd w:val="clear" w:color="auto" w:fill="FFFFFF"/>
          <w:rtl/>
        </w:rPr>
        <w:t>המצוות</w:t>
      </w:r>
      <w:r w:rsidRPr="007125D6">
        <w:rPr>
          <w:rFonts w:ascii="David" w:hAnsi="David" w:cs="David"/>
          <w:color w:val="202122"/>
          <w:sz w:val="24"/>
          <w:szCs w:val="24"/>
          <w:shd w:val="clear" w:color="auto" w:fill="FFFFFF"/>
          <w:rtl/>
        </w:rPr>
        <w:t>:</w:t>
      </w:r>
      <w:r w:rsidRPr="007125D6">
        <w:rPr>
          <w:rFonts w:ascii="David" w:hAnsi="David" w:cs="David"/>
          <w:color w:val="202122"/>
          <w:sz w:val="24"/>
          <w:szCs w:val="24"/>
          <w:shd w:val="clear" w:color="auto" w:fill="FFFFFF"/>
          <w:lang w:val="en-US"/>
        </w:rPr>
        <w:t xml:space="preserve"> </w:t>
      </w:r>
      <w:r w:rsidRPr="007125D6">
        <w:rPr>
          <w:rFonts w:ascii="David" w:hAnsi="David" w:cs="David"/>
          <w:color w:val="202122"/>
          <w:sz w:val="24"/>
          <w:szCs w:val="24"/>
          <w:shd w:val="clear" w:color="auto" w:fill="FFFFFF"/>
          <w:rtl/>
          <w:lang w:val="en-US"/>
        </w:rPr>
        <w:t>מצוות עלייה לרגל קשורה לחוש הראייה, בעוד שמצוות הקהל קשורה דווקא לחוש השמיעה, כפי שנאמר עליה בספר דברים:</w:t>
      </w:r>
      <w:r w:rsidRPr="007125D6">
        <w:rPr>
          <w:rFonts w:ascii="David" w:hAnsi="David" w:cs="David"/>
          <w:color w:val="202122"/>
          <w:sz w:val="24"/>
          <w:szCs w:val="24"/>
          <w:shd w:val="clear" w:color="auto" w:fill="FFFFFF"/>
          <w:lang w:val="en-US"/>
        </w:rPr>
        <w:t xml:space="preserve"> </w:t>
      </w:r>
      <w:r w:rsidRPr="007125D6">
        <w:rPr>
          <w:rFonts w:ascii="David" w:hAnsi="David" w:cs="David"/>
          <w:color w:val="202122"/>
          <w:sz w:val="24"/>
          <w:szCs w:val="24"/>
          <w:shd w:val="clear" w:color="auto" w:fill="FFFFFF"/>
          <w:rtl/>
          <w:lang w:val="en-US"/>
        </w:rPr>
        <w:t xml:space="preserve">"הַקְהֵל אֶת הָעָם הָאֲנָשִׁים וְהַנָּשִׁים וְהַטַּף </w:t>
      </w:r>
      <w:proofErr w:type="spellStart"/>
      <w:r w:rsidRPr="007125D6">
        <w:rPr>
          <w:rFonts w:ascii="David" w:hAnsi="David" w:cs="David"/>
          <w:color w:val="202122"/>
          <w:sz w:val="24"/>
          <w:szCs w:val="24"/>
          <w:shd w:val="clear" w:color="auto" w:fill="FFFFFF"/>
          <w:rtl/>
          <w:lang w:val="en-US"/>
        </w:rPr>
        <w:t>וְגֵרְך</w:t>
      </w:r>
      <w:proofErr w:type="spellEnd"/>
      <w:r w:rsidRPr="007125D6">
        <w:rPr>
          <w:rFonts w:ascii="David" w:hAnsi="David" w:cs="David"/>
          <w:color w:val="202122"/>
          <w:sz w:val="24"/>
          <w:szCs w:val="24"/>
          <w:shd w:val="clear" w:color="auto" w:fill="FFFFFF"/>
          <w:rtl/>
          <w:lang w:val="en-US"/>
        </w:rPr>
        <w:t xml:space="preserve">ָ אֲשֶׁר בִּשְׁעָרֶיךָ </w:t>
      </w:r>
      <w:r w:rsidRPr="007125D6">
        <w:rPr>
          <w:rFonts w:ascii="David" w:hAnsi="David" w:cs="David"/>
          <w:b/>
          <w:bCs/>
          <w:color w:val="202122"/>
          <w:sz w:val="24"/>
          <w:szCs w:val="24"/>
          <w:shd w:val="clear" w:color="auto" w:fill="FFFFFF"/>
          <w:rtl/>
          <w:lang w:val="en-US"/>
        </w:rPr>
        <w:t>לְמַעַן יִשְׁמְעוּ וּלְמַעַן יִלְמְדוּ</w:t>
      </w:r>
      <w:r w:rsidRPr="007125D6">
        <w:rPr>
          <w:rFonts w:ascii="David" w:hAnsi="David" w:cs="David"/>
          <w:color w:val="202122"/>
          <w:sz w:val="24"/>
          <w:szCs w:val="24"/>
          <w:shd w:val="clear" w:color="auto" w:fill="FFFFFF"/>
          <w:rtl/>
          <w:lang w:val="en-US"/>
        </w:rPr>
        <w:t xml:space="preserve">" (דברים לא, </w:t>
      </w:r>
      <w:proofErr w:type="spellStart"/>
      <w:r w:rsidRPr="007125D6">
        <w:rPr>
          <w:rFonts w:ascii="David" w:hAnsi="David" w:cs="David"/>
          <w:color w:val="202122"/>
          <w:sz w:val="24"/>
          <w:szCs w:val="24"/>
          <w:shd w:val="clear" w:color="auto" w:fill="FFFFFF"/>
          <w:rtl/>
          <w:lang w:val="en-US"/>
        </w:rPr>
        <w:t>יב</w:t>
      </w:r>
      <w:proofErr w:type="spellEnd"/>
      <w:r w:rsidRPr="007125D6">
        <w:rPr>
          <w:rFonts w:ascii="David" w:hAnsi="David" w:cs="David"/>
          <w:color w:val="202122"/>
          <w:sz w:val="24"/>
          <w:szCs w:val="24"/>
          <w:shd w:val="clear" w:color="auto" w:fill="FFFFFF"/>
          <w:rtl/>
          <w:lang w:val="en-US"/>
        </w:rPr>
        <w:t xml:space="preserve">). </w:t>
      </w:r>
    </w:p>
    <w:p w14:paraId="7EDBDC26" w14:textId="792CDDDB" w:rsidR="00B73583" w:rsidRPr="009F46F8" w:rsidRDefault="0087074A" w:rsidP="0087074A">
      <w:pPr>
        <w:bidi/>
        <w:ind w:firstLine="360"/>
        <w:jc w:val="both"/>
        <w:rPr>
          <w:rFonts w:ascii="David" w:hAnsi="David" w:cs="David"/>
          <w:color w:val="202122"/>
          <w:sz w:val="24"/>
          <w:szCs w:val="24"/>
          <w:shd w:val="clear" w:color="auto" w:fill="FFFFFF"/>
          <w:rtl/>
        </w:rPr>
      </w:pPr>
      <w:r>
        <w:rPr>
          <w:rFonts w:ascii="David" w:hAnsi="David" w:cs="David" w:hint="cs"/>
          <w:color w:val="202122"/>
          <w:sz w:val="24"/>
          <w:szCs w:val="24"/>
          <w:shd w:val="clear" w:color="auto" w:fill="FFFFFF"/>
          <w:rtl/>
        </w:rPr>
        <w:t xml:space="preserve">בהמשך למגמה זו, </w:t>
      </w:r>
      <w:r w:rsidR="00B73583" w:rsidRPr="007125D6">
        <w:rPr>
          <w:rFonts w:ascii="David" w:hAnsi="David" w:cs="David"/>
          <w:color w:val="202122"/>
          <w:sz w:val="24"/>
          <w:szCs w:val="24"/>
          <w:shd w:val="clear" w:color="auto" w:fill="FFFFFF"/>
          <w:rtl/>
        </w:rPr>
        <w:t xml:space="preserve">סדרת סיפורים </w:t>
      </w:r>
      <w:r w:rsidR="002263B5" w:rsidRPr="007125D6">
        <w:rPr>
          <w:rFonts w:ascii="David" w:hAnsi="David" w:cs="David"/>
          <w:color w:val="202122"/>
          <w:sz w:val="24"/>
          <w:szCs w:val="24"/>
          <w:shd w:val="clear" w:color="auto" w:fill="FFFFFF"/>
          <w:rtl/>
        </w:rPr>
        <w:t xml:space="preserve">נרחבת </w:t>
      </w:r>
      <w:r w:rsidR="00B73583" w:rsidRPr="007125D6">
        <w:rPr>
          <w:rFonts w:ascii="David" w:hAnsi="David" w:cs="David"/>
          <w:color w:val="202122"/>
          <w:sz w:val="24"/>
          <w:szCs w:val="24"/>
          <w:shd w:val="clear" w:color="auto" w:fill="FFFFFF"/>
          <w:rtl/>
        </w:rPr>
        <w:t>בדף יד ע"ב ואילך</w:t>
      </w:r>
      <w:r w:rsidR="002263B5" w:rsidRPr="007125D6">
        <w:rPr>
          <w:rFonts w:ascii="David" w:hAnsi="David" w:cs="David"/>
          <w:color w:val="202122"/>
          <w:sz w:val="24"/>
          <w:szCs w:val="24"/>
          <w:shd w:val="clear" w:color="auto" w:fill="FFFFFF"/>
          <w:rtl/>
        </w:rPr>
        <w:t xml:space="preserve"> עוסקת בגילויי השכינה המתרחשים בזמן שחכמים דורשים בתורה. </w:t>
      </w:r>
      <w:r w:rsidR="009F46F8">
        <w:rPr>
          <w:rFonts w:ascii="David" w:hAnsi="David" w:cs="David" w:hint="cs"/>
          <w:color w:val="202122"/>
          <w:sz w:val="24"/>
          <w:szCs w:val="24"/>
          <w:shd w:val="clear" w:color="auto" w:fill="FFFFFF"/>
          <w:rtl/>
        </w:rPr>
        <w:t>בסיפור הראשון רבן יוחנן יורד מהחמור כדי ללמוד יחד רבי אלעזר בן ערך ומסביר זאת בתמיהה:</w:t>
      </w:r>
      <w:r w:rsidR="009F46F8">
        <w:rPr>
          <w:rFonts w:ascii="David" w:hAnsi="David" w:cs="David"/>
          <w:color w:val="202122"/>
          <w:sz w:val="24"/>
          <w:szCs w:val="24"/>
          <w:shd w:val="clear" w:color="auto" w:fill="FFFFFF"/>
          <w:lang w:val="en-US"/>
        </w:rPr>
        <w:t xml:space="preserve"> </w:t>
      </w:r>
      <w:r w:rsidR="009F46F8">
        <w:rPr>
          <w:rFonts w:ascii="David" w:hAnsi="David" w:cs="David" w:hint="cs"/>
          <w:color w:val="202122"/>
          <w:sz w:val="24"/>
          <w:szCs w:val="24"/>
          <w:shd w:val="clear" w:color="auto" w:fill="FFFFFF"/>
          <w:rtl/>
          <w:lang w:val="en-US"/>
        </w:rPr>
        <w:t>"אפשר אתה דורש במעשה מרכבה ו</w:t>
      </w:r>
      <w:r w:rsidR="009F46F8" w:rsidRPr="009F46F8">
        <w:rPr>
          <w:rFonts w:ascii="David" w:hAnsi="David" w:cs="David" w:hint="cs"/>
          <w:b/>
          <w:bCs/>
          <w:color w:val="202122"/>
          <w:sz w:val="24"/>
          <w:szCs w:val="24"/>
          <w:shd w:val="clear" w:color="auto" w:fill="FFFFFF"/>
          <w:rtl/>
          <w:lang w:val="en-US"/>
        </w:rPr>
        <w:t>שכינה עמנו</w:t>
      </w:r>
      <w:r w:rsidR="009F46F8">
        <w:rPr>
          <w:rFonts w:ascii="David" w:hAnsi="David" w:cs="David" w:hint="cs"/>
          <w:b/>
          <w:bCs/>
          <w:color w:val="202122"/>
          <w:sz w:val="24"/>
          <w:szCs w:val="24"/>
          <w:shd w:val="clear" w:color="auto" w:fill="FFFFFF"/>
          <w:rtl/>
          <w:lang w:val="en-US"/>
        </w:rPr>
        <w:t xml:space="preserve"> </w:t>
      </w:r>
      <w:r w:rsidR="009F46F8">
        <w:rPr>
          <w:rFonts w:ascii="David" w:hAnsi="David" w:cs="David" w:hint="cs"/>
          <w:color w:val="202122"/>
          <w:sz w:val="24"/>
          <w:szCs w:val="24"/>
          <w:shd w:val="clear" w:color="auto" w:fill="FFFFFF"/>
          <w:rtl/>
          <w:lang w:val="en-US"/>
        </w:rPr>
        <w:t>ומלאכי השרת מלוין אותנו, ואני ארכב על החמור?"</w:t>
      </w:r>
      <w:r w:rsidR="009F46F8">
        <w:rPr>
          <w:rFonts w:ascii="David" w:hAnsi="David" w:cs="David" w:hint="cs"/>
          <w:color w:val="202122"/>
          <w:sz w:val="24"/>
          <w:szCs w:val="24"/>
          <w:shd w:val="clear" w:color="auto" w:fill="FFFFFF"/>
          <w:rtl/>
        </w:rPr>
        <w:t>. יחד עם זאת,</w:t>
      </w:r>
      <w:r w:rsidR="002263B5" w:rsidRPr="007125D6">
        <w:rPr>
          <w:rFonts w:ascii="David" w:hAnsi="David" w:cs="David"/>
          <w:color w:val="202122"/>
          <w:sz w:val="24"/>
          <w:szCs w:val="24"/>
          <w:shd w:val="clear" w:color="auto" w:fill="FFFFFF"/>
          <w:rtl/>
        </w:rPr>
        <w:t xml:space="preserve"> נראה שסיפורים אלה מסודרים על פי </w:t>
      </w:r>
      <w:r w:rsidR="00B73583" w:rsidRPr="007125D6">
        <w:rPr>
          <w:rFonts w:ascii="David" w:hAnsi="David" w:cs="David"/>
          <w:color w:val="202122"/>
          <w:sz w:val="24"/>
          <w:szCs w:val="24"/>
          <w:shd w:val="clear" w:color="auto" w:fill="FFFFFF"/>
          <w:rtl/>
        </w:rPr>
        <w:t xml:space="preserve">גילוי השכינה </w:t>
      </w:r>
      <w:r w:rsidR="002263B5" w:rsidRPr="007125D6">
        <w:rPr>
          <w:rFonts w:ascii="David" w:hAnsi="David" w:cs="David"/>
          <w:color w:val="202122"/>
          <w:sz w:val="24"/>
          <w:szCs w:val="24"/>
          <w:shd w:val="clear" w:color="auto" w:fill="FFFFFF"/>
          <w:rtl/>
        </w:rPr>
        <w:t>ה</w:t>
      </w:r>
      <w:r w:rsidR="00B73583" w:rsidRPr="007125D6">
        <w:rPr>
          <w:rFonts w:ascii="David" w:hAnsi="David" w:cs="David"/>
          <w:color w:val="202122"/>
          <w:sz w:val="24"/>
          <w:szCs w:val="24"/>
          <w:shd w:val="clear" w:color="auto" w:fill="FFFFFF"/>
          <w:rtl/>
        </w:rPr>
        <w:t>פוחת והולך</w:t>
      </w:r>
      <w:r w:rsidR="002263B5" w:rsidRPr="007125D6">
        <w:rPr>
          <w:rFonts w:ascii="David" w:hAnsi="David" w:cs="David"/>
          <w:color w:val="202122"/>
          <w:sz w:val="24"/>
          <w:szCs w:val="24"/>
          <w:shd w:val="clear" w:color="auto" w:fill="FFFFFF"/>
          <w:rtl/>
        </w:rPr>
        <w:t xml:space="preserve"> בהם</w:t>
      </w:r>
      <w:r w:rsidR="00B73583" w:rsidRPr="007125D6">
        <w:rPr>
          <w:rFonts w:ascii="David" w:hAnsi="David" w:cs="David"/>
          <w:color w:val="202122"/>
          <w:sz w:val="24"/>
          <w:szCs w:val="24"/>
          <w:shd w:val="clear" w:color="auto" w:fill="FFFFFF"/>
          <w:rtl/>
        </w:rPr>
        <w:t>. כשרבי אלעזר בן ער</w:t>
      </w:r>
      <w:r w:rsidR="002263B5" w:rsidRPr="007125D6">
        <w:rPr>
          <w:rFonts w:ascii="David" w:hAnsi="David" w:cs="David"/>
          <w:color w:val="202122"/>
          <w:sz w:val="24"/>
          <w:szCs w:val="24"/>
          <w:shd w:val="clear" w:color="auto" w:fill="FFFFFF"/>
          <w:rtl/>
        </w:rPr>
        <w:t xml:space="preserve">ך </w:t>
      </w:r>
      <w:r w:rsidR="00B73583" w:rsidRPr="007125D6">
        <w:rPr>
          <w:rFonts w:ascii="David" w:hAnsi="David" w:cs="David"/>
          <w:color w:val="202122"/>
          <w:sz w:val="24"/>
          <w:szCs w:val="24"/>
          <w:shd w:val="clear" w:color="auto" w:fill="FFFFFF"/>
          <w:rtl/>
        </w:rPr>
        <w:t>היה דורש, "ירדה אש מן השמים וסיבבה את כל האילנות"</w:t>
      </w:r>
      <w:r w:rsidR="002263B5" w:rsidRPr="007125D6">
        <w:rPr>
          <w:rFonts w:ascii="David" w:hAnsi="David" w:cs="David"/>
          <w:color w:val="202122"/>
          <w:sz w:val="24"/>
          <w:szCs w:val="24"/>
          <w:shd w:val="clear" w:color="auto" w:fill="FFFFFF"/>
          <w:rtl/>
        </w:rPr>
        <w:t xml:space="preserve">, התגלות </w:t>
      </w:r>
      <w:r w:rsidR="00C32C57">
        <w:rPr>
          <w:rFonts w:ascii="David" w:hAnsi="David" w:cs="David" w:hint="cs"/>
          <w:color w:val="202122"/>
          <w:sz w:val="24"/>
          <w:szCs w:val="24"/>
          <w:shd w:val="clear" w:color="auto" w:fill="FFFFFF"/>
          <w:rtl/>
        </w:rPr>
        <w:t>המזכירה את זו שב</w:t>
      </w:r>
      <w:r w:rsidR="002263B5" w:rsidRPr="007125D6">
        <w:rPr>
          <w:rFonts w:ascii="David" w:hAnsi="David" w:cs="David"/>
          <w:color w:val="202122"/>
          <w:sz w:val="24"/>
          <w:szCs w:val="24"/>
          <w:shd w:val="clear" w:color="auto" w:fill="FFFFFF"/>
          <w:rtl/>
        </w:rPr>
        <w:t>מתן תורה</w:t>
      </w:r>
      <w:r w:rsidR="00C32C57">
        <w:rPr>
          <w:rFonts w:ascii="David" w:hAnsi="David" w:cs="David" w:hint="cs"/>
          <w:color w:val="202122"/>
          <w:sz w:val="24"/>
          <w:szCs w:val="24"/>
          <w:shd w:val="clear" w:color="auto" w:fill="FFFFFF"/>
          <w:rtl/>
        </w:rPr>
        <w:t xml:space="preserve">, שניתנה "מתוך האש" (דברים ה, </w:t>
      </w:r>
      <w:proofErr w:type="spellStart"/>
      <w:r w:rsidR="00C32C57">
        <w:rPr>
          <w:rFonts w:ascii="David" w:hAnsi="David" w:cs="David" w:hint="cs"/>
          <w:color w:val="202122"/>
          <w:sz w:val="24"/>
          <w:szCs w:val="24"/>
          <w:shd w:val="clear" w:color="auto" w:fill="FFFFFF"/>
          <w:rtl/>
        </w:rPr>
        <w:t>כב</w:t>
      </w:r>
      <w:proofErr w:type="spellEnd"/>
      <w:r w:rsidR="00C32C57">
        <w:rPr>
          <w:rFonts w:ascii="David" w:hAnsi="David" w:cs="David" w:hint="cs"/>
          <w:color w:val="202122"/>
          <w:sz w:val="24"/>
          <w:szCs w:val="24"/>
          <w:shd w:val="clear" w:color="auto" w:fill="FFFFFF"/>
          <w:rtl/>
        </w:rPr>
        <w:t>)</w:t>
      </w:r>
      <w:r w:rsidR="00B73583" w:rsidRPr="007125D6">
        <w:rPr>
          <w:rFonts w:ascii="David" w:hAnsi="David" w:cs="David"/>
          <w:color w:val="202122"/>
          <w:sz w:val="24"/>
          <w:szCs w:val="24"/>
          <w:shd w:val="clear" w:color="auto" w:fill="FFFFFF"/>
          <w:rtl/>
        </w:rPr>
        <w:t>. כשדרשו רבי יהושע ורבי יוסי הכהן נעשה נס ונראתה קשת בענן על אף ש</w:t>
      </w:r>
      <w:r w:rsidR="003724C9">
        <w:rPr>
          <w:rFonts w:ascii="David" w:hAnsi="David" w:cs="David"/>
          <w:color w:val="202122"/>
          <w:sz w:val="24"/>
          <w:szCs w:val="24"/>
          <w:shd w:val="clear" w:color="auto" w:fill="FFFFFF"/>
          <w:rtl/>
        </w:rPr>
        <w:t>הייתה</w:t>
      </w:r>
      <w:r w:rsidR="00B73583" w:rsidRPr="007125D6">
        <w:rPr>
          <w:rFonts w:ascii="David" w:hAnsi="David" w:cs="David"/>
          <w:color w:val="202122"/>
          <w:sz w:val="24"/>
          <w:szCs w:val="24"/>
          <w:shd w:val="clear" w:color="auto" w:fill="FFFFFF"/>
          <w:rtl/>
        </w:rPr>
        <w:t xml:space="preserve"> זו תקופת תמוז באמצע הקיץ. </w:t>
      </w:r>
      <w:r w:rsidR="00C32C57">
        <w:rPr>
          <w:rFonts w:ascii="David" w:hAnsi="David" w:cs="David" w:hint="cs"/>
          <w:color w:val="202122"/>
          <w:sz w:val="24"/>
          <w:szCs w:val="24"/>
          <w:shd w:val="clear" w:color="auto" w:fill="FFFFFF"/>
          <w:rtl/>
        </w:rPr>
        <w:t xml:space="preserve">בדומה להתגלות מתוך האש, גם הופעת קשת בענן בקיץ היא </w:t>
      </w:r>
      <w:r w:rsidR="002263B5" w:rsidRPr="007125D6">
        <w:rPr>
          <w:rFonts w:ascii="David" w:hAnsi="David" w:cs="David"/>
          <w:color w:val="202122"/>
          <w:sz w:val="24"/>
          <w:szCs w:val="24"/>
          <w:shd w:val="clear" w:color="auto" w:fill="FFFFFF"/>
          <w:rtl/>
        </w:rPr>
        <w:t>נס</w:t>
      </w:r>
      <w:r w:rsidR="00C32C57">
        <w:rPr>
          <w:rFonts w:ascii="David" w:hAnsi="David" w:cs="David" w:hint="cs"/>
          <w:color w:val="202122"/>
          <w:sz w:val="24"/>
          <w:szCs w:val="24"/>
          <w:shd w:val="clear" w:color="auto" w:fill="FFFFFF"/>
          <w:rtl/>
        </w:rPr>
        <w:t>,</w:t>
      </w:r>
      <w:r w:rsidR="002263B5" w:rsidRPr="007125D6">
        <w:rPr>
          <w:rFonts w:ascii="David" w:hAnsi="David" w:cs="David"/>
          <w:color w:val="202122"/>
          <w:sz w:val="24"/>
          <w:szCs w:val="24"/>
          <w:shd w:val="clear" w:color="auto" w:fill="FFFFFF"/>
          <w:rtl/>
        </w:rPr>
        <w:t xml:space="preserve"> אך </w:t>
      </w:r>
      <w:r w:rsidR="00C32C57">
        <w:rPr>
          <w:rFonts w:ascii="David" w:hAnsi="David" w:cs="David" w:hint="cs"/>
          <w:color w:val="202122"/>
          <w:sz w:val="24"/>
          <w:szCs w:val="24"/>
          <w:shd w:val="clear" w:color="auto" w:fill="FFFFFF"/>
          <w:rtl/>
        </w:rPr>
        <w:t xml:space="preserve">נס מוגבל יותר, </w:t>
      </w:r>
      <w:r w:rsidR="002263B5" w:rsidRPr="007125D6">
        <w:rPr>
          <w:rFonts w:ascii="David" w:hAnsi="David" w:cs="David"/>
          <w:color w:val="202122"/>
          <w:sz w:val="24"/>
          <w:szCs w:val="24"/>
          <w:shd w:val="clear" w:color="auto" w:fill="FFFFFF"/>
          <w:rtl/>
        </w:rPr>
        <w:t xml:space="preserve">כזה המופיע בתוך הטבע ולא בצורה על-טבעית. בסיפור הבא מסופר על </w:t>
      </w:r>
      <w:r w:rsidR="00B73583" w:rsidRPr="007125D6">
        <w:rPr>
          <w:rFonts w:ascii="David" w:hAnsi="David" w:cs="David"/>
          <w:color w:val="202122"/>
          <w:sz w:val="24"/>
          <w:szCs w:val="24"/>
          <w:shd w:val="clear" w:color="auto" w:fill="FFFFFF"/>
          <w:rtl/>
        </w:rPr>
        <w:t>רבן יוחנן בן זכאי</w:t>
      </w:r>
      <w:r w:rsidR="002263B5" w:rsidRPr="007125D6">
        <w:rPr>
          <w:rFonts w:ascii="David" w:hAnsi="David" w:cs="David"/>
          <w:color w:val="202122"/>
          <w:sz w:val="24"/>
          <w:szCs w:val="24"/>
          <w:shd w:val="clear" w:color="auto" w:fill="FFFFFF"/>
          <w:rtl/>
        </w:rPr>
        <w:t>, הזוכה לראות</w:t>
      </w:r>
      <w:r w:rsidR="00B73583" w:rsidRPr="007125D6">
        <w:rPr>
          <w:rFonts w:ascii="David" w:hAnsi="David" w:cs="David"/>
          <w:color w:val="202122"/>
          <w:sz w:val="24"/>
          <w:szCs w:val="24"/>
          <w:shd w:val="clear" w:color="auto" w:fill="FFFFFF"/>
          <w:rtl/>
        </w:rPr>
        <w:t xml:space="preserve"> מראה </w:t>
      </w:r>
      <w:r w:rsidR="009F46F8">
        <w:rPr>
          <w:rFonts w:ascii="David" w:hAnsi="David" w:cs="David" w:hint="cs"/>
          <w:color w:val="202122"/>
          <w:sz w:val="24"/>
          <w:szCs w:val="24"/>
          <w:shd w:val="clear" w:color="auto" w:fill="FFFFFF"/>
          <w:rtl/>
        </w:rPr>
        <w:t>ולשמוע בת קול מהשמים</w:t>
      </w:r>
      <w:r w:rsidR="009F46F8">
        <w:rPr>
          <w:rFonts w:ascii="David" w:hAnsi="David" w:cs="David"/>
          <w:color w:val="202122"/>
          <w:sz w:val="24"/>
          <w:szCs w:val="24"/>
          <w:shd w:val="clear" w:color="auto" w:fill="FFFFFF"/>
          <w:rtl/>
        </w:rPr>
        <w:t>—</w:t>
      </w:r>
      <w:r w:rsidR="00C32C57">
        <w:rPr>
          <w:rFonts w:ascii="David" w:hAnsi="David" w:cs="David" w:hint="cs"/>
          <w:color w:val="202122"/>
          <w:sz w:val="24"/>
          <w:szCs w:val="24"/>
          <w:shd w:val="clear" w:color="auto" w:fill="FFFFFF"/>
          <w:rtl/>
        </w:rPr>
        <w:t xml:space="preserve">אך </w:t>
      </w:r>
      <w:r w:rsidR="002263B5" w:rsidRPr="007125D6">
        <w:rPr>
          <w:rFonts w:ascii="David" w:hAnsi="David" w:cs="David"/>
          <w:color w:val="202122"/>
          <w:sz w:val="24"/>
          <w:szCs w:val="24"/>
          <w:shd w:val="clear" w:color="auto" w:fill="FFFFFF"/>
          <w:rtl/>
        </w:rPr>
        <w:t xml:space="preserve">רק </w:t>
      </w:r>
      <w:r w:rsidR="00B73583" w:rsidRPr="007125D6">
        <w:rPr>
          <w:rFonts w:ascii="David" w:hAnsi="David" w:cs="David"/>
          <w:color w:val="202122"/>
          <w:sz w:val="24"/>
          <w:szCs w:val="24"/>
          <w:shd w:val="clear" w:color="auto" w:fill="FFFFFF"/>
          <w:rtl/>
        </w:rPr>
        <w:t xml:space="preserve">בחלום. </w:t>
      </w:r>
      <w:r w:rsidR="002263B5" w:rsidRPr="007125D6">
        <w:rPr>
          <w:rFonts w:ascii="David" w:hAnsi="David" w:cs="David"/>
          <w:color w:val="202122"/>
          <w:sz w:val="24"/>
          <w:szCs w:val="24"/>
          <w:shd w:val="clear" w:color="auto" w:fill="FFFFFF"/>
          <w:rtl/>
        </w:rPr>
        <w:t>ולבסוף מ</w:t>
      </w:r>
      <w:r w:rsidR="009F46F8">
        <w:rPr>
          <w:rFonts w:ascii="David" w:hAnsi="David" w:cs="David" w:hint="cs"/>
          <w:color w:val="202122"/>
          <w:sz w:val="24"/>
          <w:szCs w:val="24"/>
          <w:shd w:val="clear" w:color="auto" w:fill="FFFFFF"/>
          <w:rtl/>
        </w:rPr>
        <w:t>סודרת הברייתא המביאה את</w:t>
      </w:r>
      <w:r w:rsidR="002263B5" w:rsidRPr="007125D6">
        <w:rPr>
          <w:rFonts w:ascii="David" w:hAnsi="David" w:cs="David"/>
          <w:color w:val="202122"/>
          <w:sz w:val="24"/>
          <w:szCs w:val="24"/>
          <w:shd w:val="clear" w:color="auto" w:fill="FFFFFF"/>
          <w:rtl/>
        </w:rPr>
        <w:t xml:space="preserve"> סיפוריהם של ה</w:t>
      </w:r>
      <w:r w:rsidR="00B73583" w:rsidRPr="007125D6">
        <w:rPr>
          <w:rFonts w:ascii="David" w:hAnsi="David" w:cs="David"/>
          <w:color w:val="202122"/>
          <w:sz w:val="24"/>
          <w:szCs w:val="24"/>
          <w:shd w:val="clear" w:color="auto" w:fill="FFFFFF"/>
          <w:rtl/>
        </w:rPr>
        <w:t xml:space="preserve">ארבעה </w:t>
      </w:r>
      <w:r w:rsidR="002263B5" w:rsidRPr="007125D6">
        <w:rPr>
          <w:rFonts w:ascii="David" w:hAnsi="David" w:cs="David"/>
          <w:color w:val="202122"/>
          <w:sz w:val="24"/>
          <w:szCs w:val="24"/>
          <w:shd w:val="clear" w:color="auto" w:fill="FFFFFF"/>
          <w:rtl/>
        </w:rPr>
        <w:t>ש</w:t>
      </w:r>
      <w:r w:rsidR="00B73583" w:rsidRPr="007125D6">
        <w:rPr>
          <w:rFonts w:ascii="David" w:hAnsi="David" w:cs="David"/>
          <w:color w:val="202122"/>
          <w:sz w:val="24"/>
          <w:szCs w:val="24"/>
          <w:shd w:val="clear" w:color="auto" w:fill="FFFFFF"/>
          <w:rtl/>
        </w:rPr>
        <w:t xml:space="preserve">נכנסו לפרס, מתוכם שלושה לא הצליחו לעמוד במראות שראו ומתו או השתגעו. </w:t>
      </w:r>
      <w:r w:rsidR="002263B5" w:rsidRPr="007125D6">
        <w:rPr>
          <w:rFonts w:ascii="David" w:hAnsi="David" w:cs="David"/>
          <w:color w:val="202122"/>
          <w:sz w:val="24"/>
          <w:szCs w:val="24"/>
          <w:shd w:val="clear" w:color="auto" w:fill="FFFFFF"/>
          <w:rtl/>
        </w:rPr>
        <w:t xml:space="preserve">אם כך, דרישת התורה וההתגלות שזורות זו בזו, אך התלמוד מזהיר על כך שנתיב ההתגלות עשוי להיות מסוכן. </w:t>
      </w:r>
    </w:p>
    <w:p w14:paraId="23913C08" w14:textId="77777777" w:rsidR="008F4549" w:rsidRPr="007125D6" w:rsidRDefault="008F4549" w:rsidP="00065A5D">
      <w:pPr>
        <w:bidi/>
        <w:jc w:val="both"/>
        <w:rPr>
          <w:rFonts w:ascii="David" w:hAnsi="David" w:cs="David"/>
          <w:color w:val="202122"/>
          <w:sz w:val="24"/>
          <w:szCs w:val="24"/>
          <w:shd w:val="clear" w:color="auto" w:fill="FFFFFF"/>
          <w:rtl/>
          <w:lang w:val="en-US"/>
        </w:rPr>
      </w:pPr>
    </w:p>
    <w:p w14:paraId="15B8B3BC" w14:textId="77777777" w:rsidR="008F4549" w:rsidRPr="007125D6" w:rsidRDefault="008F4549" w:rsidP="00065A5D">
      <w:pPr>
        <w:bidi/>
        <w:jc w:val="both"/>
        <w:rPr>
          <w:rFonts w:ascii="David" w:hAnsi="David" w:cs="David"/>
          <w:b/>
          <w:bCs/>
          <w:sz w:val="24"/>
          <w:szCs w:val="24"/>
          <w:rtl/>
          <w:lang w:val="en-US"/>
        </w:rPr>
      </w:pPr>
      <w:r w:rsidRPr="007125D6">
        <w:rPr>
          <w:rFonts w:ascii="David" w:hAnsi="David" w:cs="David"/>
          <w:b/>
          <w:bCs/>
          <w:color w:val="202122"/>
          <w:sz w:val="24"/>
          <w:szCs w:val="24"/>
          <w:shd w:val="clear" w:color="auto" w:fill="FFFFFF"/>
          <w:rtl/>
          <w:lang w:val="en-US"/>
        </w:rPr>
        <w:t>ראיית פני החכם</w:t>
      </w:r>
    </w:p>
    <w:p w14:paraId="69D3E8F1" w14:textId="58F08BD0" w:rsidR="008F4549" w:rsidRPr="00F20D79" w:rsidRDefault="009F46F8" w:rsidP="00065A5D">
      <w:pPr>
        <w:bidi/>
        <w:jc w:val="both"/>
        <w:rPr>
          <w:rFonts w:ascii="David" w:hAnsi="David" w:cs="David"/>
          <w:sz w:val="24"/>
          <w:szCs w:val="24"/>
          <w:rtl/>
        </w:rPr>
      </w:pPr>
      <w:r>
        <w:rPr>
          <w:rFonts w:ascii="David" w:hAnsi="David" w:cs="David" w:hint="cs"/>
          <w:sz w:val="24"/>
          <w:szCs w:val="24"/>
          <w:rtl/>
        </w:rPr>
        <w:lastRenderedPageBreak/>
        <w:t xml:space="preserve">התפיסה שההתגלות מופיעה בלימוד התורה מתבטאת אף בדגש החוזר על ראיית פני החכם. </w:t>
      </w:r>
      <w:r w:rsidR="008F4549" w:rsidRPr="00F20D79">
        <w:rPr>
          <w:rFonts w:ascii="David" w:hAnsi="David" w:cs="David"/>
          <w:sz w:val="24"/>
          <w:szCs w:val="24"/>
          <w:rtl/>
        </w:rPr>
        <w:t>ב</w:t>
      </w:r>
      <w:r>
        <w:rPr>
          <w:rFonts w:ascii="David" w:hAnsi="David" w:cs="David" w:hint="cs"/>
          <w:sz w:val="24"/>
          <w:szCs w:val="24"/>
          <w:rtl/>
        </w:rPr>
        <w:t>דף</w:t>
      </w:r>
      <w:r w:rsidR="008F4549" w:rsidRPr="00F20D79">
        <w:rPr>
          <w:rFonts w:ascii="David" w:hAnsi="David" w:cs="David"/>
          <w:sz w:val="24"/>
          <w:szCs w:val="24"/>
          <w:rtl/>
        </w:rPr>
        <w:t xml:space="preserve"> ג ע"א-ע"ב מופיעים שני סיפורים על חכמים ההולכים להקביל פני רבם ברגל.</w:t>
      </w:r>
      <w:r w:rsidR="00AB59FE">
        <w:rPr>
          <w:rStyle w:val="FootnoteReference"/>
          <w:rFonts w:ascii="David" w:hAnsi="David" w:cs="David"/>
          <w:sz w:val="24"/>
          <w:szCs w:val="24"/>
          <w:rtl/>
          <w:lang w:val="en-US"/>
        </w:rPr>
        <w:footnoteReference w:id="13"/>
      </w:r>
      <w:r w:rsidR="008F4549" w:rsidRPr="00F20D79">
        <w:rPr>
          <w:rFonts w:ascii="David" w:hAnsi="David" w:cs="David"/>
          <w:sz w:val="24"/>
          <w:szCs w:val="24"/>
          <w:rtl/>
        </w:rPr>
        <w:t xml:space="preserve"> בסיפור השני, רבי יוסי בן </w:t>
      </w:r>
      <w:proofErr w:type="spellStart"/>
      <w:r w:rsidR="008F4549" w:rsidRPr="00F20D79">
        <w:rPr>
          <w:rFonts w:ascii="David" w:hAnsi="David" w:cs="David"/>
          <w:sz w:val="24"/>
          <w:szCs w:val="24"/>
          <w:rtl/>
        </w:rPr>
        <w:t>דורמסקית</w:t>
      </w:r>
      <w:proofErr w:type="spellEnd"/>
      <w:r w:rsidR="008F4549" w:rsidRPr="00F20D79">
        <w:rPr>
          <w:rFonts w:ascii="David" w:hAnsi="David" w:cs="David"/>
          <w:sz w:val="24"/>
          <w:szCs w:val="24"/>
          <w:rtl/>
        </w:rPr>
        <w:t xml:space="preserve"> הולך להקביל את פניו של רבי אלעזר בלוד ופוגע בכבודו שלא מדעת. רבי אלעזר דורש מרבי יוסי "פשוט ידיך וקבל עיניך". </w:t>
      </w:r>
      <w:r>
        <w:rPr>
          <w:rFonts w:ascii="David" w:hAnsi="David" w:cs="David" w:hint="cs"/>
          <w:sz w:val="24"/>
          <w:szCs w:val="24"/>
          <w:rtl/>
        </w:rPr>
        <w:t>חוסר הכבוד לחכם נענש דווקא באיבוד הראייה, ו</w:t>
      </w:r>
      <w:r w:rsidR="008F4549" w:rsidRPr="00F20D79">
        <w:rPr>
          <w:rFonts w:ascii="David" w:hAnsi="David" w:cs="David"/>
          <w:sz w:val="24"/>
          <w:szCs w:val="24"/>
          <w:rtl/>
        </w:rPr>
        <w:t xml:space="preserve">מאוחר יותר רבי אלעזר מתרכך ומתפלל שראייתו של רבי יוסי תשוב אליו. עריכת סיפור זה בהקשר של משנה חגיגה א, א מורה על </w:t>
      </w:r>
      <w:r w:rsidR="00DA6F14">
        <w:rPr>
          <w:rFonts w:ascii="David" w:hAnsi="David" w:cs="David" w:hint="cs"/>
          <w:sz w:val="24"/>
          <w:szCs w:val="24"/>
          <w:rtl/>
        </w:rPr>
        <w:t>העברתה</w:t>
      </w:r>
      <w:r w:rsidR="008F4549" w:rsidRPr="00F20D79">
        <w:rPr>
          <w:rFonts w:ascii="David" w:hAnsi="David" w:cs="David"/>
          <w:sz w:val="24"/>
          <w:szCs w:val="24"/>
          <w:rtl/>
        </w:rPr>
        <w:t xml:space="preserve"> של </w:t>
      </w:r>
      <w:r w:rsidR="00DA6F14">
        <w:rPr>
          <w:rFonts w:ascii="David" w:hAnsi="David" w:cs="David" w:hint="cs"/>
          <w:sz w:val="24"/>
          <w:szCs w:val="24"/>
          <w:rtl/>
        </w:rPr>
        <w:t>ה</w:t>
      </w:r>
      <w:r w:rsidR="008F4549" w:rsidRPr="00F20D79">
        <w:rPr>
          <w:rFonts w:ascii="David" w:hAnsi="David" w:cs="David"/>
          <w:sz w:val="24"/>
          <w:szCs w:val="24"/>
          <w:rtl/>
        </w:rPr>
        <w:t xml:space="preserve">דבקות </w:t>
      </w:r>
      <w:r w:rsidR="00DA6F14">
        <w:rPr>
          <w:rFonts w:ascii="David" w:hAnsi="David" w:cs="David" w:hint="cs"/>
          <w:sz w:val="24"/>
          <w:szCs w:val="24"/>
          <w:rtl/>
        </w:rPr>
        <w:t>ה</w:t>
      </w:r>
      <w:r w:rsidR="008F4549" w:rsidRPr="00F20D79">
        <w:rPr>
          <w:rFonts w:ascii="David" w:hAnsi="David" w:cs="David"/>
          <w:sz w:val="24"/>
          <w:szCs w:val="24"/>
          <w:rtl/>
        </w:rPr>
        <w:t>דתית מהמקדש לחכם:</w:t>
      </w:r>
      <w:r w:rsidR="008F4549" w:rsidRPr="00F20D79">
        <w:rPr>
          <w:rFonts w:ascii="David" w:hAnsi="David" w:cs="David"/>
          <w:sz w:val="24"/>
          <w:szCs w:val="24"/>
          <w:lang w:val="en-US"/>
        </w:rPr>
        <w:t xml:space="preserve"> </w:t>
      </w:r>
      <w:r w:rsidR="008F4549" w:rsidRPr="00F20D79">
        <w:rPr>
          <w:rFonts w:ascii="David" w:hAnsi="David" w:cs="David"/>
          <w:sz w:val="24"/>
          <w:szCs w:val="24"/>
          <w:rtl/>
          <w:lang w:val="en-US"/>
        </w:rPr>
        <w:t xml:space="preserve">בעוד שבזמן המקדש אדם היה בא לראות את פני ה' במקדש, לאחר החורבן אדם מבקש לראות את פני החכם ולשמוע ממנו את דבר ה'. </w:t>
      </w:r>
      <w:r>
        <w:rPr>
          <w:rFonts w:ascii="David" w:hAnsi="David" w:cs="David" w:hint="cs"/>
          <w:sz w:val="24"/>
          <w:szCs w:val="24"/>
          <w:rtl/>
          <w:lang w:val="en-US"/>
        </w:rPr>
        <w:t xml:space="preserve">כך גם בדף ה' הולכים רבי ורבי </w:t>
      </w:r>
      <w:proofErr w:type="spellStart"/>
      <w:r>
        <w:rPr>
          <w:rFonts w:ascii="David" w:hAnsi="David" w:cs="David" w:hint="cs"/>
          <w:sz w:val="24"/>
          <w:szCs w:val="24"/>
          <w:rtl/>
          <w:lang w:val="en-US"/>
        </w:rPr>
        <w:t>חייא</w:t>
      </w:r>
      <w:proofErr w:type="spellEnd"/>
      <w:r>
        <w:rPr>
          <w:rFonts w:ascii="David" w:hAnsi="David" w:cs="David" w:hint="cs"/>
          <w:sz w:val="24"/>
          <w:szCs w:val="24"/>
          <w:rtl/>
          <w:lang w:val="en-US"/>
        </w:rPr>
        <w:t xml:space="preserve"> לקבל את פניו של תלמיד חכם:</w:t>
      </w:r>
      <w:r>
        <w:rPr>
          <w:rFonts w:ascii="David" w:hAnsi="David" w:cs="David"/>
          <w:sz w:val="24"/>
          <w:szCs w:val="24"/>
          <w:lang w:val="en-US"/>
        </w:rPr>
        <w:t xml:space="preserve"> </w:t>
      </w:r>
    </w:p>
    <w:p w14:paraId="3D2B1520" w14:textId="77777777" w:rsidR="00C83858" w:rsidRDefault="008F4549" w:rsidP="009F46F8">
      <w:pPr>
        <w:pStyle w:val="ListParagraph"/>
        <w:bidi/>
        <w:jc w:val="both"/>
        <w:rPr>
          <w:rFonts w:ascii="David" w:hAnsi="David" w:cs="David"/>
          <w:sz w:val="24"/>
          <w:szCs w:val="24"/>
          <w:rtl/>
          <w:lang w:val="en-US"/>
        </w:rPr>
      </w:pPr>
      <w:r w:rsidRPr="007125D6">
        <w:rPr>
          <w:rFonts w:ascii="David" w:hAnsi="David" w:cs="David"/>
          <w:sz w:val="24"/>
          <w:szCs w:val="24"/>
          <w:rtl/>
          <w:lang w:val="en-US"/>
        </w:rPr>
        <w:t xml:space="preserve">רבי ורבי </w:t>
      </w:r>
      <w:proofErr w:type="spellStart"/>
      <w:r w:rsidRPr="007125D6">
        <w:rPr>
          <w:rFonts w:ascii="David" w:hAnsi="David" w:cs="David"/>
          <w:sz w:val="24"/>
          <w:szCs w:val="24"/>
          <w:rtl/>
          <w:lang w:val="en-US"/>
        </w:rPr>
        <w:t>חייא</w:t>
      </w:r>
      <w:proofErr w:type="spellEnd"/>
      <w:r w:rsidRPr="007125D6">
        <w:rPr>
          <w:rFonts w:ascii="David" w:hAnsi="David" w:cs="David"/>
          <w:sz w:val="24"/>
          <w:szCs w:val="24"/>
          <w:rtl/>
          <w:lang w:val="en-US"/>
        </w:rPr>
        <w:t xml:space="preserve"> הוו שקלי ואזלי </w:t>
      </w:r>
      <w:proofErr w:type="spellStart"/>
      <w:r w:rsidRPr="007125D6">
        <w:rPr>
          <w:rFonts w:ascii="David" w:hAnsi="David" w:cs="David"/>
          <w:sz w:val="24"/>
          <w:szCs w:val="24"/>
          <w:rtl/>
          <w:lang w:val="en-US"/>
        </w:rPr>
        <w:t>באורחא</w:t>
      </w:r>
      <w:proofErr w:type="spellEnd"/>
      <w:r w:rsidR="009F46F8">
        <w:rPr>
          <w:rFonts w:ascii="David" w:hAnsi="David" w:cs="David" w:hint="cs"/>
          <w:sz w:val="24"/>
          <w:szCs w:val="24"/>
          <w:rtl/>
          <w:lang w:val="en-US"/>
        </w:rPr>
        <w:t xml:space="preserve">. </w:t>
      </w:r>
      <w:r w:rsidRPr="007125D6">
        <w:rPr>
          <w:rFonts w:ascii="David" w:hAnsi="David" w:cs="David"/>
          <w:sz w:val="24"/>
          <w:szCs w:val="24"/>
          <w:rtl/>
          <w:lang w:val="en-US"/>
        </w:rPr>
        <w:t xml:space="preserve">כי מטו </w:t>
      </w:r>
      <w:proofErr w:type="spellStart"/>
      <w:r w:rsidRPr="007125D6">
        <w:rPr>
          <w:rFonts w:ascii="David" w:hAnsi="David" w:cs="David"/>
          <w:sz w:val="24"/>
          <w:szCs w:val="24"/>
          <w:rtl/>
          <w:lang w:val="en-US"/>
        </w:rPr>
        <w:t>לההוא</w:t>
      </w:r>
      <w:proofErr w:type="spellEnd"/>
      <w:r w:rsidRPr="007125D6">
        <w:rPr>
          <w:rFonts w:ascii="David" w:hAnsi="David" w:cs="David"/>
          <w:sz w:val="24"/>
          <w:szCs w:val="24"/>
          <w:rtl/>
          <w:lang w:val="en-US"/>
        </w:rPr>
        <w:t xml:space="preserve"> מתא אמרי:</w:t>
      </w:r>
      <w:r w:rsidRPr="007125D6">
        <w:rPr>
          <w:rFonts w:ascii="David" w:hAnsi="David" w:cs="David"/>
          <w:sz w:val="24"/>
          <w:szCs w:val="24"/>
          <w:lang w:val="en-US"/>
        </w:rPr>
        <w:t xml:space="preserve"> </w:t>
      </w:r>
      <w:r w:rsidRPr="007125D6">
        <w:rPr>
          <w:rFonts w:ascii="David" w:hAnsi="David" w:cs="David"/>
          <w:sz w:val="24"/>
          <w:szCs w:val="24"/>
          <w:rtl/>
          <w:lang w:val="en-US"/>
        </w:rPr>
        <w:t xml:space="preserve">איכא צורבא </w:t>
      </w:r>
      <w:proofErr w:type="spellStart"/>
      <w:r w:rsidRPr="007125D6">
        <w:rPr>
          <w:rFonts w:ascii="David" w:hAnsi="David" w:cs="David"/>
          <w:sz w:val="24"/>
          <w:szCs w:val="24"/>
          <w:rtl/>
          <w:lang w:val="en-US"/>
        </w:rPr>
        <w:t>מרבנן</w:t>
      </w:r>
      <w:proofErr w:type="spellEnd"/>
      <w:r w:rsidRPr="007125D6">
        <w:rPr>
          <w:rFonts w:ascii="David" w:hAnsi="David" w:cs="David"/>
          <w:sz w:val="24"/>
          <w:szCs w:val="24"/>
          <w:rtl/>
          <w:lang w:val="en-US"/>
        </w:rPr>
        <w:t xml:space="preserve"> הכא</w:t>
      </w:r>
      <w:r w:rsidR="00041FA2">
        <w:rPr>
          <w:rFonts w:ascii="David" w:hAnsi="David" w:cs="David" w:hint="cs"/>
          <w:sz w:val="24"/>
          <w:szCs w:val="24"/>
          <w:rtl/>
          <w:lang w:val="en-US"/>
        </w:rPr>
        <w:t>?</w:t>
      </w:r>
      <w:r w:rsidRPr="007125D6">
        <w:rPr>
          <w:rFonts w:ascii="David" w:hAnsi="David" w:cs="David"/>
          <w:sz w:val="24"/>
          <w:szCs w:val="24"/>
          <w:rtl/>
          <w:lang w:val="en-US"/>
        </w:rPr>
        <w:t xml:space="preserve"> נזיל </w:t>
      </w:r>
      <w:proofErr w:type="spellStart"/>
      <w:r w:rsidRPr="007125D6">
        <w:rPr>
          <w:rFonts w:ascii="David" w:hAnsi="David" w:cs="David"/>
          <w:sz w:val="24"/>
          <w:szCs w:val="24"/>
          <w:rtl/>
          <w:lang w:val="en-US"/>
        </w:rPr>
        <w:t>וניקביל</w:t>
      </w:r>
      <w:proofErr w:type="spellEnd"/>
      <w:r w:rsidRPr="007125D6">
        <w:rPr>
          <w:rFonts w:ascii="David" w:hAnsi="David" w:cs="David"/>
          <w:sz w:val="24"/>
          <w:szCs w:val="24"/>
          <w:rtl/>
          <w:lang w:val="en-US"/>
        </w:rPr>
        <w:t xml:space="preserve"> אפיה. אמרי:</w:t>
      </w:r>
      <w:r w:rsidRPr="007125D6">
        <w:rPr>
          <w:rFonts w:ascii="David" w:hAnsi="David" w:cs="David"/>
          <w:sz w:val="24"/>
          <w:szCs w:val="24"/>
          <w:lang w:val="en-US"/>
        </w:rPr>
        <w:t xml:space="preserve"> </w:t>
      </w:r>
      <w:r w:rsidRPr="007125D6">
        <w:rPr>
          <w:rFonts w:ascii="David" w:hAnsi="David" w:cs="David"/>
          <w:sz w:val="24"/>
          <w:szCs w:val="24"/>
          <w:rtl/>
          <w:lang w:val="en-US"/>
        </w:rPr>
        <w:t xml:space="preserve">איכא צורבא </w:t>
      </w:r>
      <w:proofErr w:type="spellStart"/>
      <w:r w:rsidRPr="007125D6">
        <w:rPr>
          <w:rFonts w:ascii="David" w:hAnsi="David" w:cs="David"/>
          <w:sz w:val="24"/>
          <w:szCs w:val="24"/>
          <w:rtl/>
          <w:lang w:val="en-US"/>
        </w:rPr>
        <w:t>מרבנן</w:t>
      </w:r>
      <w:proofErr w:type="spellEnd"/>
      <w:r w:rsidRPr="007125D6">
        <w:rPr>
          <w:rFonts w:ascii="David" w:hAnsi="David" w:cs="David"/>
          <w:sz w:val="24"/>
          <w:szCs w:val="24"/>
          <w:rtl/>
          <w:lang w:val="en-US"/>
        </w:rPr>
        <w:t xml:space="preserve"> הכא, ומאור </w:t>
      </w:r>
      <w:proofErr w:type="spellStart"/>
      <w:r w:rsidRPr="007125D6">
        <w:rPr>
          <w:rFonts w:ascii="David" w:hAnsi="David" w:cs="David"/>
          <w:sz w:val="24"/>
          <w:szCs w:val="24"/>
          <w:rtl/>
          <w:lang w:val="en-US"/>
        </w:rPr>
        <w:t>עינים</w:t>
      </w:r>
      <w:proofErr w:type="spellEnd"/>
      <w:r w:rsidRPr="007125D6">
        <w:rPr>
          <w:rFonts w:ascii="David" w:hAnsi="David" w:cs="David"/>
          <w:sz w:val="24"/>
          <w:szCs w:val="24"/>
          <w:rtl/>
          <w:lang w:val="en-US"/>
        </w:rPr>
        <w:t xml:space="preserve"> הוא</w:t>
      </w:r>
      <w:r w:rsidR="00C83858">
        <w:rPr>
          <w:rFonts w:ascii="David" w:hAnsi="David" w:cs="David" w:hint="cs"/>
          <w:sz w:val="24"/>
          <w:szCs w:val="24"/>
          <w:rtl/>
          <w:lang w:val="en-US"/>
        </w:rPr>
        <w:t>.</w:t>
      </w:r>
    </w:p>
    <w:p w14:paraId="7793F58D" w14:textId="77777777" w:rsidR="00C83858" w:rsidRDefault="00C83858" w:rsidP="00C83858">
      <w:pPr>
        <w:pStyle w:val="ListParagraph"/>
        <w:bidi/>
        <w:jc w:val="both"/>
        <w:rPr>
          <w:rFonts w:ascii="David" w:hAnsi="David" w:cs="David"/>
          <w:sz w:val="24"/>
          <w:szCs w:val="24"/>
          <w:rtl/>
          <w:lang w:val="en-US"/>
        </w:rPr>
      </w:pPr>
      <w:r w:rsidRPr="00C83858">
        <w:rPr>
          <w:rFonts w:ascii="David" w:hAnsi="David" w:cs="David"/>
          <w:sz w:val="24"/>
          <w:szCs w:val="24"/>
          <w:rtl/>
          <w:lang w:val="en-US"/>
        </w:rPr>
        <w:t xml:space="preserve">אמר ליה ר' </w:t>
      </w:r>
      <w:proofErr w:type="spellStart"/>
      <w:r w:rsidRPr="00C83858">
        <w:rPr>
          <w:rFonts w:ascii="David" w:hAnsi="David" w:cs="David"/>
          <w:sz w:val="24"/>
          <w:szCs w:val="24"/>
          <w:rtl/>
          <w:lang w:val="en-US"/>
        </w:rPr>
        <w:t>חייא</w:t>
      </w:r>
      <w:proofErr w:type="spellEnd"/>
      <w:r w:rsidRPr="00C83858">
        <w:rPr>
          <w:rFonts w:ascii="David" w:hAnsi="David" w:cs="David"/>
          <w:sz w:val="24"/>
          <w:szCs w:val="24"/>
          <w:rtl/>
          <w:lang w:val="en-US"/>
        </w:rPr>
        <w:t xml:space="preserve"> לרבי</w:t>
      </w:r>
      <w:r>
        <w:rPr>
          <w:rFonts w:ascii="David" w:hAnsi="David" w:cs="David" w:hint="cs"/>
          <w:sz w:val="24"/>
          <w:szCs w:val="24"/>
          <w:rtl/>
          <w:lang w:val="en-US"/>
        </w:rPr>
        <w:t>:</w:t>
      </w:r>
      <w:r w:rsidRPr="00C83858">
        <w:rPr>
          <w:rFonts w:ascii="David" w:hAnsi="David" w:cs="David"/>
          <w:sz w:val="24"/>
          <w:szCs w:val="24"/>
          <w:rtl/>
          <w:lang w:val="en-US"/>
        </w:rPr>
        <w:t xml:space="preserve"> </w:t>
      </w:r>
      <w:proofErr w:type="spellStart"/>
      <w:r w:rsidRPr="00C83858">
        <w:rPr>
          <w:rFonts w:ascii="David" w:hAnsi="David" w:cs="David"/>
          <w:sz w:val="24"/>
          <w:szCs w:val="24"/>
          <w:rtl/>
          <w:lang w:val="en-US"/>
        </w:rPr>
        <w:t>תיב</w:t>
      </w:r>
      <w:proofErr w:type="spellEnd"/>
      <w:r w:rsidRPr="00C83858">
        <w:rPr>
          <w:rFonts w:ascii="David" w:hAnsi="David" w:cs="David"/>
          <w:sz w:val="24"/>
          <w:szCs w:val="24"/>
          <w:rtl/>
          <w:lang w:val="en-US"/>
        </w:rPr>
        <w:t xml:space="preserve"> את</w:t>
      </w:r>
      <w:r>
        <w:rPr>
          <w:rFonts w:ascii="David" w:hAnsi="David" w:cs="David" w:hint="cs"/>
          <w:sz w:val="24"/>
          <w:szCs w:val="24"/>
          <w:rtl/>
          <w:lang w:val="en-US"/>
        </w:rPr>
        <w:t>,</w:t>
      </w:r>
      <w:r w:rsidRPr="00C83858">
        <w:rPr>
          <w:rFonts w:ascii="David" w:hAnsi="David" w:cs="David"/>
          <w:sz w:val="24"/>
          <w:szCs w:val="24"/>
          <w:rtl/>
          <w:lang w:val="en-US"/>
        </w:rPr>
        <w:t xml:space="preserve"> לא תזלזל בנשיאותך</w:t>
      </w:r>
      <w:r>
        <w:rPr>
          <w:rFonts w:ascii="David" w:hAnsi="David" w:cs="David" w:hint="cs"/>
          <w:sz w:val="24"/>
          <w:szCs w:val="24"/>
          <w:rtl/>
          <w:lang w:val="en-US"/>
        </w:rPr>
        <w:t>.</w:t>
      </w:r>
      <w:r w:rsidRPr="00C83858">
        <w:rPr>
          <w:rFonts w:ascii="David" w:hAnsi="David" w:cs="David"/>
          <w:sz w:val="24"/>
          <w:szCs w:val="24"/>
          <w:rtl/>
          <w:lang w:val="en-US"/>
        </w:rPr>
        <w:t xml:space="preserve"> </w:t>
      </w:r>
      <w:proofErr w:type="spellStart"/>
      <w:r w:rsidRPr="00C83858">
        <w:rPr>
          <w:rFonts w:ascii="David" w:hAnsi="David" w:cs="David"/>
          <w:sz w:val="24"/>
          <w:szCs w:val="24"/>
          <w:rtl/>
          <w:lang w:val="en-US"/>
        </w:rPr>
        <w:t>איזיל</w:t>
      </w:r>
      <w:proofErr w:type="spellEnd"/>
      <w:r w:rsidRPr="00C83858">
        <w:rPr>
          <w:rFonts w:ascii="David" w:hAnsi="David" w:cs="David"/>
          <w:sz w:val="24"/>
          <w:szCs w:val="24"/>
          <w:rtl/>
          <w:lang w:val="en-US"/>
        </w:rPr>
        <w:t xml:space="preserve"> אנא ואקביל אפיה</w:t>
      </w:r>
      <w:r>
        <w:rPr>
          <w:rFonts w:ascii="David" w:hAnsi="David" w:cs="David" w:hint="cs"/>
          <w:sz w:val="24"/>
          <w:szCs w:val="24"/>
          <w:rtl/>
          <w:lang w:val="en-US"/>
        </w:rPr>
        <w:t>.</w:t>
      </w:r>
    </w:p>
    <w:p w14:paraId="72ED1FAB" w14:textId="77777777" w:rsidR="00C83858" w:rsidRDefault="00C83858" w:rsidP="00C83858">
      <w:pPr>
        <w:pStyle w:val="ListParagraph"/>
        <w:bidi/>
        <w:jc w:val="both"/>
        <w:rPr>
          <w:rFonts w:ascii="David" w:hAnsi="David" w:cs="David"/>
          <w:sz w:val="24"/>
          <w:szCs w:val="24"/>
          <w:rtl/>
          <w:lang w:val="en-US"/>
        </w:rPr>
      </w:pPr>
      <w:r w:rsidRPr="00C83858">
        <w:rPr>
          <w:rFonts w:ascii="David" w:hAnsi="David" w:cs="David"/>
          <w:sz w:val="24"/>
          <w:szCs w:val="24"/>
          <w:rtl/>
          <w:lang w:val="en-US"/>
        </w:rPr>
        <w:t>תקפיה ואזל בהדיה</w:t>
      </w:r>
      <w:r>
        <w:rPr>
          <w:rFonts w:ascii="David" w:hAnsi="David" w:cs="David" w:hint="cs"/>
          <w:sz w:val="24"/>
          <w:szCs w:val="24"/>
          <w:rtl/>
          <w:lang w:val="en-US"/>
        </w:rPr>
        <w:t>.</w:t>
      </w:r>
      <w:r w:rsidRPr="00C83858">
        <w:rPr>
          <w:rFonts w:ascii="David" w:hAnsi="David" w:cs="David"/>
          <w:sz w:val="24"/>
          <w:szCs w:val="24"/>
          <w:rtl/>
          <w:lang w:val="en-US"/>
        </w:rPr>
        <w:t xml:space="preserve"> כי הוו </w:t>
      </w:r>
      <w:proofErr w:type="spellStart"/>
      <w:r w:rsidRPr="00C83858">
        <w:rPr>
          <w:rFonts w:ascii="David" w:hAnsi="David" w:cs="David"/>
          <w:sz w:val="24"/>
          <w:szCs w:val="24"/>
          <w:rtl/>
          <w:lang w:val="en-US"/>
        </w:rPr>
        <w:t>מיפטרי</w:t>
      </w:r>
      <w:proofErr w:type="spellEnd"/>
      <w:r w:rsidRPr="00C83858">
        <w:rPr>
          <w:rFonts w:ascii="David" w:hAnsi="David" w:cs="David"/>
          <w:sz w:val="24"/>
          <w:szCs w:val="24"/>
          <w:rtl/>
          <w:lang w:val="en-US"/>
        </w:rPr>
        <w:t xml:space="preserve"> מיניה אמר להו</w:t>
      </w:r>
      <w:r>
        <w:rPr>
          <w:rFonts w:ascii="David" w:hAnsi="David" w:cs="David" w:hint="cs"/>
          <w:sz w:val="24"/>
          <w:szCs w:val="24"/>
          <w:rtl/>
          <w:lang w:val="en-US"/>
        </w:rPr>
        <w:t>:</w:t>
      </w:r>
      <w:r w:rsidRPr="00C83858">
        <w:rPr>
          <w:rFonts w:ascii="David" w:hAnsi="David" w:cs="David"/>
          <w:sz w:val="24"/>
          <w:szCs w:val="24"/>
          <w:rtl/>
          <w:lang w:val="en-US"/>
        </w:rPr>
        <w:t xml:space="preserve"> אתם הקבלתם פנים הנראים ואינן </w:t>
      </w:r>
      <w:proofErr w:type="spellStart"/>
      <w:r w:rsidRPr="00C83858">
        <w:rPr>
          <w:rFonts w:ascii="David" w:hAnsi="David" w:cs="David"/>
          <w:sz w:val="24"/>
          <w:szCs w:val="24"/>
          <w:rtl/>
          <w:lang w:val="en-US"/>
        </w:rPr>
        <w:t>רואין</w:t>
      </w:r>
      <w:proofErr w:type="spellEnd"/>
      <w:r>
        <w:rPr>
          <w:rFonts w:ascii="David" w:hAnsi="David" w:cs="David" w:hint="cs"/>
          <w:sz w:val="24"/>
          <w:szCs w:val="24"/>
          <w:rtl/>
          <w:lang w:val="en-US"/>
        </w:rPr>
        <w:t>,</w:t>
      </w:r>
      <w:r w:rsidRPr="00C83858">
        <w:rPr>
          <w:rFonts w:ascii="David" w:hAnsi="David" w:cs="David"/>
          <w:sz w:val="24"/>
          <w:szCs w:val="24"/>
          <w:rtl/>
          <w:lang w:val="en-US"/>
        </w:rPr>
        <w:t xml:space="preserve"> תזכו להקביל פנים הרואים ואינן </w:t>
      </w:r>
      <w:proofErr w:type="spellStart"/>
      <w:r w:rsidRPr="00C83858">
        <w:rPr>
          <w:rFonts w:ascii="David" w:hAnsi="David" w:cs="David"/>
          <w:sz w:val="24"/>
          <w:szCs w:val="24"/>
          <w:rtl/>
          <w:lang w:val="en-US"/>
        </w:rPr>
        <w:t>נראין</w:t>
      </w:r>
      <w:proofErr w:type="spellEnd"/>
      <w:r>
        <w:rPr>
          <w:rFonts w:ascii="David" w:hAnsi="David" w:cs="David" w:hint="cs"/>
          <w:sz w:val="24"/>
          <w:szCs w:val="24"/>
          <w:rtl/>
          <w:lang w:val="en-US"/>
        </w:rPr>
        <w:t>.</w:t>
      </w:r>
      <w:r w:rsidRPr="00C83858">
        <w:rPr>
          <w:rFonts w:ascii="David" w:hAnsi="David" w:cs="David"/>
          <w:sz w:val="24"/>
          <w:szCs w:val="24"/>
          <w:rtl/>
          <w:lang w:val="en-US"/>
        </w:rPr>
        <w:t xml:space="preserve"> </w:t>
      </w:r>
    </w:p>
    <w:p w14:paraId="1657EC7F" w14:textId="77777777" w:rsidR="00C83858" w:rsidRDefault="00C83858" w:rsidP="00C83858">
      <w:pPr>
        <w:pStyle w:val="ListParagraph"/>
        <w:bidi/>
        <w:jc w:val="both"/>
        <w:rPr>
          <w:rFonts w:ascii="David" w:hAnsi="David" w:cs="David"/>
          <w:sz w:val="24"/>
          <w:szCs w:val="24"/>
          <w:rtl/>
          <w:lang w:val="en-US"/>
        </w:rPr>
      </w:pPr>
      <w:r w:rsidRPr="00C83858">
        <w:rPr>
          <w:rFonts w:ascii="David" w:hAnsi="David" w:cs="David"/>
          <w:sz w:val="24"/>
          <w:szCs w:val="24"/>
          <w:rtl/>
          <w:lang w:val="en-US"/>
        </w:rPr>
        <w:t xml:space="preserve">אמר ליה איכו השתא מנעתן מהאי </w:t>
      </w:r>
      <w:proofErr w:type="spellStart"/>
      <w:r w:rsidRPr="00C83858">
        <w:rPr>
          <w:rFonts w:ascii="David" w:hAnsi="David" w:cs="David"/>
          <w:sz w:val="24"/>
          <w:szCs w:val="24"/>
          <w:rtl/>
          <w:lang w:val="en-US"/>
        </w:rPr>
        <w:t>בירכתא</w:t>
      </w:r>
      <w:proofErr w:type="spellEnd"/>
      <w:r>
        <w:rPr>
          <w:rFonts w:ascii="David" w:hAnsi="David" w:cs="David" w:hint="cs"/>
          <w:sz w:val="24"/>
          <w:szCs w:val="24"/>
          <w:rtl/>
          <w:lang w:val="en-US"/>
        </w:rPr>
        <w:t>!</w:t>
      </w:r>
      <w:r w:rsidRPr="00C83858">
        <w:rPr>
          <w:rFonts w:ascii="David" w:hAnsi="David" w:cs="David"/>
          <w:sz w:val="24"/>
          <w:szCs w:val="24"/>
          <w:rtl/>
          <w:lang w:val="en-US"/>
        </w:rPr>
        <w:t xml:space="preserve"> </w:t>
      </w:r>
    </w:p>
    <w:p w14:paraId="26345219" w14:textId="77777777" w:rsidR="00C83858" w:rsidRDefault="00C83858" w:rsidP="00C83858">
      <w:pPr>
        <w:pStyle w:val="ListParagraph"/>
        <w:bidi/>
        <w:jc w:val="both"/>
        <w:rPr>
          <w:rFonts w:ascii="David" w:hAnsi="David" w:cs="David"/>
          <w:sz w:val="24"/>
          <w:szCs w:val="24"/>
          <w:rtl/>
          <w:lang w:val="en-US"/>
        </w:rPr>
      </w:pPr>
      <w:r w:rsidRPr="00C83858">
        <w:rPr>
          <w:rFonts w:ascii="David" w:hAnsi="David" w:cs="David"/>
          <w:sz w:val="24"/>
          <w:szCs w:val="24"/>
          <w:rtl/>
          <w:lang w:val="en-US"/>
        </w:rPr>
        <w:t xml:space="preserve">אמרו ליה ממאן </w:t>
      </w:r>
      <w:proofErr w:type="spellStart"/>
      <w:r w:rsidRPr="00C83858">
        <w:rPr>
          <w:rFonts w:ascii="David" w:hAnsi="David" w:cs="David"/>
          <w:sz w:val="24"/>
          <w:szCs w:val="24"/>
          <w:rtl/>
          <w:lang w:val="en-US"/>
        </w:rPr>
        <w:t>שמיעא</w:t>
      </w:r>
      <w:proofErr w:type="spellEnd"/>
      <w:r w:rsidRPr="00C83858">
        <w:rPr>
          <w:rFonts w:ascii="David" w:hAnsi="David" w:cs="David"/>
          <w:sz w:val="24"/>
          <w:szCs w:val="24"/>
          <w:rtl/>
          <w:lang w:val="en-US"/>
        </w:rPr>
        <w:t xml:space="preserve"> לך</w:t>
      </w:r>
      <w:r>
        <w:rPr>
          <w:rFonts w:ascii="David" w:hAnsi="David" w:cs="David" w:hint="cs"/>
          <w:sz w:val="24"/>
          <w:szCs w:val="24"/>
          <w:rtl/>
          <w:lang w:val="en-US"/>
        </w:rPr>
        <w:t>?</w:t>
      </w:r>
      <w:r w:rsidRPr="00C83858">
        <w:rPr>
          <w:rFonts w:ascii="David" w:hAnsi="David" w:cs="David"/>
          <w:sz w:val="24"/>
          <w:szCs w:val="24"/>
          <w:rtl/>
          <w:lang w:val="en-US"/>
        </w:rPr>
        <w:t xml:space="preserve"> </w:t>
      </w:r>
    </w:p>
    <w:p w14:paraId="019C67DB" w14:textId="479913DA" w:rsidR="008F4549" w:rsidRDefault="00C83858" w:rsidP="00C83858">
      <w:pPr>
        <w:pStyle w:val="ListParagraph"/>
        <w:bidi/>
        <w:jc w:val="both"/>
        <w:rPr>
          <w:rFonts w:ascii="David" w:hAnsi="David" w:cs="David"/>
          <w:sz w:val="24"/>
          <w:szCs w:val="24"/>
          <w:rtl/>
        </w:rPr>
      </w:pPr>
      <w:r w:rsidRPr="00C83858">
        <w:rPr>
          <w:rFonts w:ascii="David" w:hAnsi="David" w:cs="David"/>
          <w:sz w:val="24"/>
          <w:szCs w:val="24"/>
          <w:rtl/>
          <w:lang w:val="en-US"/>
        </w:rPr>
        <w:t xml:space="preserve">מפרקיה דרבי יעקב </w:t>
      </w:r>
      <w:proofErr w:type="spellStart"/>
      <w:r w:rsidRPr="00C83858">
        <w:rPr>
          <w:rFonts w:ascii="David" w:hAnsi="David" w:cs="David"/>
          <w:sz w:val="24"/>
          <w:szCs w:val="24"/>
          <w:rtl/>
          <w:lang w:val="en-US"/>
        </w:rPr>
        <w:t>שמיע</w:t>
      </w:r>
      <w:proofErr w:type="spellEnd"/>
      <w:r w:rsidRPr="00C83858">
        <w:rPr>
          <w:rFonts w:ascii="David" w:hAnsi="David" w:cs="David"/>
          <w:sz w:val="24"/>
          <w:szCs w:val="24"/>
          <w:rtl/>
          <w:lang w:val="en-US"/>
        </w:rPr>
        <w:t xml:space="preserve"> לי</w:t>
      </w:r>
      <w:r>
        <w:rPr>
          <w:rFonts w:ascii="David" w:hAnsi="David" w:cs="David" w:hint="cs"/>
          <w:sz w:val="24"/>
          <w:szCs w:val="24"/>
          <w:rtl/>
          <w:lang w:val="en-US"/>
        </w:rPr>
        <w:t>,</w:t>
      </w:r>
      <w:r w:rsidRPr="00C83858">
        <w:rPr>
          <w:rFonts w:ascii="David" w:hAnsi="David" w:cs="David"/>
          <w:sz w:val="24"/>
          <w:szCs w:val="24"/>
          <w:rtl/>
          <w:lang w:val="en-US"/>
        </w:rPr>
        <w:t xml:space="preserve"> דרבי יעקב איש כפר </w:t>
      </w:r>
      <w:proofErr w:type="spellStart"/>
      <w:r w:rsidRPr="00C83858">
        <w:rPr>
          <w:rFonts w:ascii="David" w:hAnsi="David" w:cs="David"/>
          <w:sz w:val="24"/>
          <w:szCs w:val="24"/>
          <w:rtl/>
          <w:lang w:val="en-US"/>
        </w:rPr>
        <w:t>חיטייא</w:t>
      </w:r>
      <w:proofErr w:type="spellEnd"/>
      <w:r w:rsidRPr="00C83858">
        <w:rPr>
          <w:rFonts w:ascii="David" w:hAnsi="David" w:cs="David"/>
          <w:sz w:val="24"/>
          <w:szCs w:val="24"/>
          <w:rtl/>
          <w:lang w:val="en-US"/>
        </w:rPr>
        <w:t xml:space="preserve"> </w:t>
      </w:r>
      <w:proofErr w:type="spellStart"/>
      <w:r w:rsidRPr="00C83858">
        <w:rPr>
          <w:rFonts w:ascii="David" w:hAnsi="David" w:cs="David"/>
          <w:sz w:val="24"/>
          <w:szCs w:val="24"/>
          <w:rtl/>
          <w:lang w:val="en-US"/>
        </w:rPr>
        <w:t>הוה</w:t>
      </w:r>
      <w:proofErr w:type="spellEnd"/>
      <w:r w:rsidRPr="00C83858">
        <w:rPr>
          <w:rFonts w:ascii="David" w:hAnsi="David" w:cs="David"/>
          <w:sz w:val="24"/>
          <w:szCs w:val="24"/>
          <w:rtl/>
          <w:lang w:val="en-US"/>
        </w:rPr>
        <w:t xml:space="preserve"> מקביל אפיה </w:t>
      </w:r>
      <w:proofErr w:type="spellStart"/>
      <w:r w:rsidRPr="00C83858">
        <w:rPr>
          <w:rFonts w:ascii="David" w:hAnsi="David" w:cs="David"/>
          <w:sz w:val="24"/>
          <w:szCs w:val="24"/>
          <w:rtl/>
          <w:lang w:val="en-US"/>
        </w:rPr>
        <w:t>דרביה</w:t>
      </w:r>
      <w:proofErr w:type="spellEnd"/>
      <w:r w:rsidRPr="00C83858">
        <w:rPr>
          <w:rFonts w:ascii="David" w:hAnsi="David" w:cs="David"/>
          <w:sz w:val="24"/>
          <w:szCs w:val="24"/>
          <w:rtl/>
          <w:lang w:val="en-US"/>
        </w:rPr>
        <w:t xml:space="preserve"> כל יומא</w:t>
      </w:r>
      <w:r>
        <w:rPr>
          <w:rFonts w:ascii="David" w:hAnsi="David" w:cs="David" w:hint="cs"/>
          <w:sz w:val="24"/>
          <w:szCs w:val="24"/>
          <w:rtl/>
          <w:lang w:val="en-US"/>
        </w:rPr>
        <w:t>.</w:t>
      </w:r>
      <w:r w:rsidRPr="00C83858">
        <w:rPr>
          <w:rFonts w:ascii="David" w:hAnsi="David" w:cs="David"/>
          <w:sz w:val="24"/>
          <w:szCs w:val="24"/>
          <w:rtl/>
          <w:lang w:val="en-US"/>
        </w:rPr>
        <w:t xml:space="preserve"> כי קש א</w:t>
      </w:r>
      <w:r>
        <w:rPr>
          <w:rFonts w:ascii="David" w:hAnsi="David" w:cs="David" w:hint="cs"/>
          <w:sz w:val="24"/>
          <w:szCs w:val="24"/>
          <w:rtl/>
          <w:lang w:val="en-US"/>
        </w:rPr>
        <w:t>מר ליה:</w:t>
      </w:r>
      <w:r w:rsidRPr="00C83858">
        <w:rPr>
          <w:rFonts w:ascii="David" w:hAnsi="David" w:cs="David"/>
          <w:sz w:val="24"/>
          <w:szCs w:val="24"/>
          <w:rtl/>
          <w:lang w:val="en-US"/>
        </w:rPr>
        <w:t xml:space="preserve"> לא נצטער מר דלא יכיל מר</w:t>
      </w:r>
      <w:r>
        <w:rPr>
          <w:rFonts w:ascii="David" w:hAnsi="David" w:cs="David" w:hint="cs"/>
          <w:sz w:val="24"/>
          <w:szCs w:val="24"/>
          <w:rtl/>
          <w:lang w:val="en-US"/>
        </w:rPr>
        <w:t>.</w:t>
      </w:r>
      <w:r w:rsidRPr="00C83858">
        <w:rPr>
          <w:rFonts w:ascii="David" w:hAnsi="David" w:cs="David"/>
          <w:sz w:val="24"/>
          <w:szCs w:val="24"/>
          <w:rtl/>
          <w:lang w:val="en-US"/>
        </w:rPr>
        <w:t xml:space="preserve"> אמר ליה מי זוטר מאי </w:t>
      </w:r>
      <w:proofErr w:type="spellStart"/>
      <w:r w:rsidRPr="00C83858">
        <w:rPr>
          <w:rFonts w:ascii="David" w:hAnsi="David" w:cs="David"/>
          <w:sz w:val="24"/>
          <w:szCs w:val="24"/>
          <w:rtl/>
          <w:lang w:val="en-US"/>
        </w:rPr>
        <w:t>דכתיב</w:t>
      </w:r>
      <w:proofErr w:type="spellEnd"/>
      <w:r w:rsidRPr="00C83858">
        <w:rPr>
          <w:rFonts w:ascii="David" w:hAnsi="David" w:cs="David"/>
          <w:sz w:val="24"/>
          <w:szCs w:val="24"/>
          <w:rtl/>
          <w:lang w:val="en-US"/>
        </w:rPr>
        <w:t xml:space="preserve"> בהו </w:t>
      </w:r>
      <w:proofErr w:type="spellStart"/>
      <w:r w:rsidRPr="00C83858">
        <w:rPr>
          <w:rFonts w:ascii="David" w:hAnsi="David" w:cs="David"/>
          <w:sz w:val="24"/>
          <w:szCs w:val="24"/>
          <w:rtl/>
          <w:lang w:val="en-US"/>
        </w:rPr>
        <w:t>ברבנן</w:t>
      </w:r>
      <w:proofErr w:type="spellEnd"/>
      <w:r>
        <w:rPr>
          <w:rFonts w:ascii="David" w:hAnsi="David" w:cs="David" w:hint="cs"/>
          <w:sz w:val="24"/>
          <w:szCs w:val="24"/>
          <w:rtl/>
          <w:lang w:val="en-US"/>
        </w:rPr>
        <w:t xml:space="preserve"> "</w:t>
      </w:r>
      <w:r w:rsidRPr="00C83858">
        <w:rPr>
          <w:rFonts w:ascii="David" w:hAnsi="David" w:cs="David"/>
          <w:sz w:val="24"/>
          <w:szCs w:val="24"/>
          <w:rtl/>
          <w:lang w:val="en-US"/>
        </w:rPr>
        <w:t>ויחי עוד לנצח לא יראה השחת כי יראה חכמים ימותו</w:t>
      </w:r>
      <w:r>
        <w:rPr>
          <w:rFonts w:ascii="David" w:hAnsi="David" w:cs="David" w:hint="cs"/>
          <w:sz w:val="24"/>
          <w:szCs w:val="24"/>
          <w:rtl/>
          <w:lang w:val="en-US"/>
        </w:rPr>
        <w:t>" (תהלים מט, י).</w:t>
      </w:r>
      <w:r w:rsidRPr="00C83858">
        <w:rPr>
          <w:rFonts w:ascii="David" w:hAnsi="David" w:cs="David"/>
          <w:sz w:val="24"/>
          <w:szCs w:val="24"/>
          <w:rtl/>
          <w:lang w:val="en-US"/>
        </w:rPr>
        <w:t xml:space="preserve"> ומה הרואה חכמים במיתתן יחיה בחייהן על אחת כמה וכמה</w:t>
      </w:r>
      <w:r w:rsidR="009F46F8" w:rsidRPr="00C83858">
        <w:rPr>
          <w:rFonts w:ascii="David" w:hAnsi="David" w:cs="David" w:hint="cs"/>
          <w:sz w:val="24"/>
          <w:szCs w:val="24"/>
          <w:rtl/>
          <w:lang w:val="en-US"/>
        </w:rPr>
        <w:t xml:space="preserve"> (בבלי חגיגה </w:t>
      </w:r>
      <w:r w:rsidR="009F46F8" w:rsidRPr="00C83858">
        <w:rPr>
          <w:rFonts w:ascii="David" w:hAnsi="David" w:cs="David"/>
          <w:sz w:val="24"/>
          <w:szCs w:val="24"/>
          <w:rtl/>
        </w:rPr>
        <w:t>ה ע"ב</w:t>
      </w:r>
      <w:r w:rsidR="009F46F8" w:rsidRPr="00C83858">
        <w:rPr>
          <w:rFonts w:ascii="David" w:hAnsi="David" w:cs="David" w:hint="cs"/>
          <w:sz w:val="24"/>
          <w:szCs w:val="24"/>
          <w:rtl/>
        </w:rPr>
        <w:t xml:space="preserve">). </w:t>
      </w:r>
    </w:p>
    <w:p w14:paraId="1C353B00" w14:textId="77777777" w:rsidR="0087074A" w:rsidRPr="00C83858" w:rsidRDefault="0087074A" w:rsidP="0087074A">
      <w:pPr>
        <w:pStyle w:val="ListParagraph"/>
        <w:bidi/>
        <w:jc w:val="both"/>
        <w:rPr>
          <w:rFonts w:ascii="David" w:hAnsi="David" w:cs="David"/>
          <w:sz w:val="24"/>
          <w:szCs w:val="24"/>
          <w:rtl/>
          <w:lang w:val="en-US"/>
        </w:rPr>
      </w:pPr>
    </w:p>
    <w:p w14:paraId="0E74EE3C" w14:textId="30B2A078" w:rsidR="009F46F8" w:rsidRPr="009F46F8" w:rsidRDefault="009F46F8" w:rsidP="009F46F8">
      <w:pPr>
        <w:pStyle w:val="ListParagraph"/>
        <w:bidi/>
        <w:jc w:val="both"/>
        <w:rPr>
          <w:rFonts w:ascii="David" w:hAnsi="David" w:cs="David"/>
          <w:sz w:val="24"/>
          <w:szCs w:val="24"/>
          <w:lang w:val="en-US"/>
        </w:rPr>
      </w:pPr>
      <w:r w:rsidRPr="00041FA2">
        <w:rPr>
          <w:rFonts w:ascii="David" w:hAnsi="David" w:cs="David" w:hint="cs"/>
          <w:b/>
          <w:bCs/>
          <w:sz w:val="24"/>
          <w:szCs w:val="24"/>
          <w:rtl/>
        </w:rPr>
        <w:t>תרגום:</w:t>
      </w:r>
      <w:r>
        <w:rPr>
          <w:rFonts w:ascii="David" w:hAnsi="David" w:cs="David"/>
          <w:sz w:val="24"/>
          <w:szCs w:val="24"/>
          <w:lang w:val="en-US"/>
        </w:rPr>
        <w:t xml:space="preserve"> </w:t>
      </w:r>
      <w:r>
        <w:rPr>
          <w:rFonts w:ascii="David" w:hAnsi="David" w:cs="David" w:hint="cs"/>
          <w:sz w:val="24"/>
          <w:szCs w:val="24"/>
          <w:rtl/>
          <w:lang w:val="en-US"/>
        </w:rPr>
        <w:t xml:space="preserve">רבי ורבי </w:t>
      </w:r>
      <w:proofErr w:type="spellStart"/>
      <w:r>
        <w:rPr>
          <w:rFonts w:ascii="David" w:hAnsi="David" w:cs="David" w:hint="cs"/>
          <w:sz w:val="24"/>
          <w:szCs w:val="24"/>
          <w:rtl/>
          <w:lang w:val="en-US"/>
        </w:rPr>
        <w:t>חייא</w:t>
      </w:r>
      <w:proofErr w:type="spellEnd"/>
      <w:r>
        <w:rPr>
          <w:rFonts w:ascii="David" w:hAnsi="David" w:cs="David" w:hint="cs"/>
          <w:sz w:val="24"/>
          <w:szCs w:val="24"/>
          <w:rtl/>
          <w:lang w:val="en-US"/>
        </w:rPr>
        <w:t xml:space="preserve"> היו הולכים בדרך. כאשר הגיעו לאותה העיר אמרו:</w:t>
      </w:r>
      <w:r>
        <w:rPr>
          <w:rFonts w:ascii="David" w:hAnsi="David" w:cs="David"/>
          <w:sz w:val="24"/>
          <w:szCs w:val="24"/>
          <w:lang w:val="en-US"/>
        </w:rPr>
        <w:t xml:space="preserve"> </w:t>
      </w:r>
      <w:r>
        <w:rPr>
          <w:rFonts w:ascii="David" w:hAnsi="David" w:cs="David" w:hint="cs"/>
          <w:sz w:val="24"/>
          <w:szCs w:val="24"/>
          <w:rtl/>
          <w:lang w:val="en-US"/>
        </w:rPr>
        <w:t>יש כאן תלמיד חכם</w:t>
      </w:r>
      <w:r w:rsidR="00041FA2">
        <w:rPr>
          <w:rFonts w:ascii="David" w:hAnsi="David" w:cs="David" w:hint="cs"/>
          <w:sz w:val="24"/>
          <w:szCs w:val="24"/>
          <w:rtl/>
          <w:lang w:val="en-US"/>
        </w:rPr>
        <w:t xml:space="preserve">? </w:t>
      </w:r>
      <w:r>
        <w:rPr>
          <w:rFonts w:ascii="David" w:hAnsi="David" w:cs="David" w:hint="cs"/>
          <w:sz w:val="24"/>
          <w:szCs w:val="24"/>
          <w:rtl/>
          <w:lang w:val="en-US"/>
        </w:rPr>
        <w:t xml:space="preserve">נלך ונקבל פניו. </w:t>
      </w:r>
      <w:r w:rsidR="00041FA2">
        <w:rPr>
          <w:rFonts w:ascii="David" w:hAnsi="David" w:cs="David" w:hint="cs"/>
          <w:sz w:val="24"/>
          <w:szCs w:val="24"/>
          <w:rtl/>
          <w:lang w:val="en-US"/>
        </w:rPr>
        <w:t>אמרו להם:</w:t>
      </w:r>
      <w:r w:rsidR="00041FA2">
        <w:rPr>
          <w:rFonts w:ascii="David" w:hAnsi="David" w:cs="David"/>
          <w:sz w:val="24"/>
          <w:szCs w:val="24"/>
          <w:lang w:val="en-US"/>
        </w:rPr>
        <w:t xml:space="preserve"> </w:t>
      </w:r>
      <w:r w:rsidR="00041FA2">
        <w:rPr>
          <w:rFonts w:ascii="David" w:hAnsi="David" w:cs="David" w:hint="cs"/>
          <w:sz w:val="24"/>
          <w:szCs w:val="24"/>
          <w:rtl/>
          <w:lang w:val="en-US"/>
        </w:rPr>
        <w:t>יש כאן תלמיד חכם, והוא עי</w:t>
      </w:r>
      <w:r w:rsidR="00C83858">
        <w:rPr>
          <w:rFonts w:ascii="David" w:hAnsi="David" w:cs="David" w:hint="cs"/>
          <w:sz w:val="24"/>
          <w:szCs w:val="24"/>
          <w:rtl/>
          <w:lang w:val="en-US"/>
        </w:rPr>
        <w:t>וור (מאור עיניים</w:t>
      </w:r>
      <w:r w:rsidR="00041FA2">
        <w:rPr>
          <w:rFonts w:ascii="David" w:hAnsi="David" w:cs="David" w:hint="cs"/>
          <w:sz w:val="24"/>
          <w:szCs w:val="24"/>
          <w:rtl/>
          <w:lang w:val="en-US"/>
        </w:rPr>
        <w:t>).</w:t>
      </w:r>
      <w:r w:rsidR="00C83858">
        <w:rPr>
          <w:rFonts w:ascii="David" w:hAnsi="David" w:cs="David" w:hint="cs"/>
          <w:sz w:val="24"/>
          <w:szCs w:val="24"/>
          <w:rtl/>
          <w:lang w:val="en-US"/>
        </w:rPr>
        <w:t xml:space="preserve"> אמר לו רבי </w:t>
      </w:r>
      <w:proofErr w:type="spellStart"/>
      <w:r w:rsidR="00C83858">
        <w:rPr>
          <w:rFonts w:ascii="David" w:hAnsi="David" w:cs="David" w:hint="cs"/>
          <w:sz w:val="24"/>
          <w:szCs w:val="24"/>
          <w:rtl/>
          <w:lang w:val="en-US"/>
        </w:rPr>
        <w:t>חייא</w:t>
      </w:r>
      <w:proofErr w:type="spellEnd"/>
      <w:r w:rsidR="00C83858">
        <w:rPr>
          <w:rFonts w:ascii="David" w:hAnsi="David" w:cs="David" w:hint="cs"/>
          <w:sz w:val="24"/>
          <w:szCs w:val="24"/>
          <w:rtl/>
          <w:lang w:val="en-US"/>
        </w:rPr>
        <w:t xml:space="preserve"> לרבי:</w:t>
      </w:r>
      <w:r w:rsidR="00C83858">
        <w:rPr>
          <w:rFonts w:ascii="David" w:hAnsi="David" w:cs="David"/>
          <w:sz w:val="24"/>
          <w:szCs w:val="24"/>
          <w:lang w:val="en-US"/>
        </w:rPr>
        <w:t xml:space="preserve"> </w:t>
      </w:r>
      <w:r w:rsidR="00C83858">
        <w:rPr>
          <w:rFonts w:ascii="David" w:hAnsi="David" w:cs="David" w:hint="cs"/>
          <w:sz w:val="24"/>
          <w:szCs w:val="24"/>
          <w:rtl/>
          <w:lang w:val="en-US"/>
        </w:rPr>
        <w:t xml:space="preserve">שב אתה ואל תזלזל בנשיאותך </w:t>
      </w:r>
      <w:r w:rsidR="00182074">
        <w:rPr>
          <w:rFonts w:ascii="David" w:hAnsi="David" w:cs="David" w:hint="cs"/>
          <w:sz w:val="24"/>
          <w:szCs w:val="24"/>
          <w:rtl/>
          <w:lang w:val="en-US"/>
        </w:rPr>
        <w:t>[=</w:t>
      </w:r>
      <w:r w:rsidR="00C83858">
        <w:rPr>
          <w:rFonts w:ascii="David" w:hAnsi="David" w:cs="David" w:hint="cs"/>
          <w:sz w:val="24"/>
          <w:szCs w:val="24"/>
          <w:rtl/>
          <w:lang w:val="en-US"/>
        </w:rPr>
        <w:t>ללכת לבקר אדם קטן ממך</w:t>
      </w:r>
      <w:r w:rsidR="00182074">
        <w:rPr>
          <w:rFonts w:ascii="David" w:hAnsi="David" w:cs="David" w:hint="cs"/>
          <w:sz w:val="24"/>
          <w:szCs w:val="24"/>
          <w:rtl/>
          <w:lang w:val="en-US"/>
        </w:rPr>
        <w:t>]</w:t>
      </w:r>
      <w:r w:rsidR="00C83858">
        <w:rPr>
          <w:rFonts w:ascii="David" w:hAnsi="David" w:cs="David" w:hint="cs"/>
          <w:sz w:val="24"/>
          <w:szCs w:val="24"/>
          <w:rtl/>
          <w:lang w:val="en-US"/>
        </w:rPr>
        <w:t xml:space="preserve">. אלך אני ואקביל פניו. החזיקו רבי </w:t>
      </w:r>
      <w:proofErr w:type="spellStart"/>
      <w:r w:rsidR="00C83858">
        <w:rPr>
          <w:rFonts w:ascii="David" w:hAnsi="David" w:cs="David" w:hint="cs"/>
          <w:sz w:val="24"/>
          <w:szCs w:val="24"/>
          <w:rtl/>
          <w:lang w:val="en-US"/>
        </w:rPr>
        <w:t>בכח</w:t>
      </w:r>
      <w:proofErr w:type="spellEnd"/>
      <w:r w:rsidR="00C83858">
        <w:rPr>
          <w:rFonts w:ascii="David" w:hAnsi="David" w:cs="David" w:hint="cs"/>
          <w:sz w:val="24"/>
          <w:szCs w:val="24"/>
          <w:rtl/>
          <w:lang w:val="en-US"/>
        </w:rPr>
        <w:t xml:space="preserve"> והלך אותו. כאשר נפרדו מהחכם אמר להם:</w:t>
      </w:r>
      <w:r w:rsidR="00C83858">
        <w:rPr>
          <w:rFonts w:ascii="David" w:hAnsi="David" w:cs="David"/>
          <w:sz w:val="24"/>
          <w:szCs w:val="24"/>
          <w:lang w:val="en-US"/>
        </w:rPr>
        <w:t xml:space="preserve"> </w:t>
      </w:r>
      <w:r w:rsidR="00C83858">
        <w:rPr>
          <w:rFonts w:ascii="David" w:hAnsi="David" w:cs="David" w:hint="cs"/>
          <w:sz w:val="24"/>
          <w:szCs w:val="24"/>
          <w:rtl/>
          <w:lang w:val="en-US"/>
        </w:rPr>
        <w:t>אתם הקבלתם פנים ש</w:t>
      </w:r>
      <w:r w:rsidR="00182074">
        <w:rPr>
          <w:rFonts w:ascii="David" w:hAnsi="David" w:cs="David" w:hint="cs"/>
          <w:sz w:val="24"/>
          <w:szCs w:val="24"/>
          <w:rtl/>
          <w:lang w:val="en-US"/>
        </w:rPr>
        <w:t xml:space="preserve">ל </w:t>
      </w:r>
      <w:r w:rsidR="00C83858">
        <w:rPr>
          <w:rFonts w:ascii="David" w:hAnsi="David" w:cs="David" w:hint="cs"/>
          <w:sz w:val="24"/>
          <w:szCs w:val="24"/>
          <w:rtl/>
          <w:lang w:val="en-US"/>
        </w:rPr>
        <w:t xml:space="preserve">הנראים ואינן </w:t>
      </w:r>
      <w:proofErr w:type="spellStart"/>
      <w:r w:rsidR="00C83858">
        <w:rPr>
          <w:rFonts w:ascii="David" w:hAnsi="David" w:cs="David" w:hint="cs"/>
          <w:sz w:val="24"/>
          <w:szCs w:val="24"/>
          <w:rtl/>
          <w:lang w:val="en-US"/>
        </w:rPr>
        <w:t>רואין</w:t>
      </w:r>
      <w:proofErr w:type="spellEnd"/>
      <w:r w:rsidR="00C83858">
        <w:rPr>
          <w:rFonts w:ascii="David" w:hAnsi="David" w:cs="David"/>
          <w:sz w:val="24"/>
          <w:szCs w:val="24"/>
          <w:rtl/>
          <w:lang w:val="en-US"/>
        </w:rPr>
        <w:t>—</w:t>
      </w:r>
      <w:r w:rsidR="00C83858">
        <w:rPr>
          <w:rFonts w:ascii="David" w:hAnsi="David" w:cs="David" w:hint="cs"/>
          <w:sz w:val="24"/>
          <w:szCs w:val="24"/>
          <w:rtl/>
          <w:lang w:val="en-US"/>
        </w:rPr>
        <w:t xml:space="preserve">תזכרו להקביל פנים הרואים ואינן </w:t>
      </w:r>
      <w:proofErr w:type="spellStart"/>
      <w:r w:rsidR="00C83858">
        <w:rPr>
          <w:rFonts w:ascii="David" w:hAnsi="David" w:cs="David" w:hint="cs"/>
          <w:sz w:val="24"/>
          <w:szCs w:val="24"/>
          <w:rtl/>
          <w:lang w:val="en-US"/>
        </w:rPr>
        <w:t>נראין</w:t>
      </w:r>
      <w:proofErr w:type="spellEnd"/>
      <w:r w:rsidR="00C83858">
        <w:rPr>
          <w:rFonts w:ascii="David" w:hAnsi="David" w:cs="David" w:hint="cs"/>
          <w:sz w:val="24"/>
          <w:szCs w:val="24"/>
          <w:rtl/>
          <w:lang w:val="en-US"/>
        </w:rPr>
        <w:t xml:space="preserve"> [=של הקב"ה]. אמר </w:t>
      </w:r>
      <w:r w:rsidR="00182074">
        <w:rPr>
          <w:rFonts w:ascii="David" w:hAnsi="David" w:cs="David" w:hint="cs"/>
          <w:sz w:val="24"/>
          <w:szCs w:val="24"/>
          <w:rtl/>
          <w:lang w:val="en-US"/>
        </w:rPr>
        <w:t>לו [</w:t>
      </w:r>
      <w:r w:rsidR="00C83858">
        <w:rPr>
          <w:rFonts w:ascii="David" w:hAnsi="David" w:cs="David" w:hint="cs"/>
          <w:sz w:val="24"/>
          <w:szCs w:val="24"/>
          <w:rtl/>
          <w:lang w:val="en-US"/>
        </w:rPr>
        <w:t xml:space="preserve">רבי </w:t>
      </w:r>
      <w:proofErr w:type="spellStart"/>
      <w:r w:rsidR="00C83858">
        <w:rPr>
          <w:rFonts w:ascii="David" w:hAnsi="David" w:cs="David" w:hint="cs"/>
          <w:sz w:val="24"/>
          <w:szCs w:val="24"/>
          <w:rtl/>
          <w:lang w:val="en-US"/>
        </w:rPr>
        <w:t>לר</w:t>
      </w:r>
      <w:proofErr w:type="spellEnd"/>
      <w:r w:rsidR="00C83858">
        <w:rPr>
          <w:rFonts w:ascii="David" w:hAnsi="David" w:cs="David" w:hint="cs"/>
          <w:sz w:val="24"/>
          <w:szCs w:val="24"/>
          <w:rtl/>
          <w:lang w:val="en-US"/>
        </w:rPr>
        <w:t xml:space="preserve">' </w:t>
      </w:r>
      <w:proofErr w:type="spellStart"/>
      <w:r w:rsidR="00C83858">
        <w:rPr>
          <w:rFonts w:ascii="David" w:hAnsi="David" w:cs="David" w:hint="cs"/>
          <w:sz w:val="24"/>
          <w:szCs w:val="24"/>
          <w:rtl/>
          <w:lang w:val="en-US"/>
        </w:rPr>
        <w:t>חייא</w:t>
      </w:r>
      <w:proofErr w:type="spellEnd"/>
      <w:r w:rsidR="00182074">
        <w:rPr>
          <w:rFonts w:ascii="David" w:hAnsi="David" w:cs="David" w:hint="cs"/>
          <w:sz w:val="24"/>
          <w:szCs w:val="24"/>
          <w:rtl/>
          <w:lang w:val="en-US"/>
        </w:rPr>
        <w:t>]</w:t>
      </w:r>
      <w:r w:rsidR="00C83858">
        <w:rPr>
          <w:rFonts w:ascii="David" w:hAnsi="David" w:cs="David" w:hint="cs"/>
          <w:sz w:val="24"/>
          <w:szCs w:val="24"/>
          <w:rtl/>
          <w:lang w:val="en-US"/>
        </w:rPr>
        <w:t>:</w:t>
      </w:r>
      <w:r w:rsidR="00C83858">
        <w:rPr>
          <w:rFonts w:ascii="David" w:hAnsi="David" w:cs="David"/>
          <w:sz w:val="24"/>
          <w:szCs w:val="24"/>
          <w:lang w:val="en-US"/>
        </w:rPr>
        <w:t xml:space="preserve"> </w:t>
      </w:r>
      <w:r w:rsidR="00C83858">
        <w:rPr>
          <w:rFonts w:ascii="David" w:hAnsi="David" w:cs="David" w:hint="cs"/>
          <w:sz w:val="24"/>
          <w:szCs w:val="24"/>
          <w:rtl/>
          <w:lang w:val="en-US"/>
        </w:rPr>
        <w:t xml:space="preserve">אילו הייתי </w:t>
      </w:r>
      <w:r w:rsidR="00182074">
        <w:rPr>
          <w:rFonts w:ascii="David" w:hAnsi="David" w:cs="David" w:hint="cs"/>
          <w:sz w:val="24"/>
          <w:szCs w:val="24"/>
          <w:rtl/>
          <w:lang w:val="en-US"/>
        </w:rPr>
        <w:t xml:space="preserve">שומע </w:t>
      </w:r>
      <w:r w:rsidR="00C83858">
        <w:rPr>
          <w:rFonts w:ascii="David" w:hAnsi="David" w:cs="David" w:hint="cs"/>
          <w:sz w:val="24"/>
          <w:szCs w:val="24"/>
          <w:rtl/>
          <w:lang w:val="en-US"/>
        </w:rPr>
        <w:t>לך היית מונע ממני ברכה זו! אמר</w:t>
      </w:r>
      <w:r w:rsidR="00AB59FE">
        <w:rPr>
          <w:rFonts w:ascii="David" w:hAnsi="David" w:cs="David" w:hint="cs"/>
          <w:sz w:val="24"/>
          <w:szCs w:val="24"/>
          <w:rtl/>
          <w:lang w:val="en-US"/>
        </w:rPr>
        <w:t>ו</w:t>
      </w:r>
      <w:r w:rsidR="00C83858">
        <w:rPr>
          <w:rFonts w:ascii="David" w:hAnsi="David" w:cs="David" w:hint="cs"/>
          <w:sz w:val="24"/>
          <w:szCs w:val="24"/>
          <w:rtl/>
          <w:lang w:val="en-US"/>
        </w:rPr>
        <w:t xml:space="preserve"> </w:t>
      </w:r>
      <w:r w:rsidR="00182074">
        <w:rPr>
          <w:rFonts w:ascii="David" w:hAnsi="David" w:cs="David" w:hint="cs"/>
          <w:sz w:val="24"/>
          <w:szCs w:val="24"/>
          <w:rtl/>
          <w:lang w:val="en-US"/>
        </w:rPr>
        <w:t>[</w:t>
      </w:r>
      <w:r w:rsidR="00C83858">
        <w:rPr>
          <w:rFonts w:ascii="David" w:hAnsi="David" w:cs="David" w:hint="cs"/>
          <w:sz w:val="24"/>
          <w:szCs w:val="24"/>
          <w:rtl/>
          <w:lang w:val="en-US"/>
        </w:rPr>
        <w:t>לחכם העיוור</w:t>
      </w:r>
      <w:r w:rsidR="00182074">
        <w:rPr>
          <w:rFonts w:ascii="David" w:hAnsi="David" w:cs="David" w:hint="cs"/>
          <w:sz w:val="24"/>
          <w:szCs w:val="24"/>
          <w:rtl/>
          <w:lang w:val="en-US"/>
        </w:rPr>
        <w:t>]</w:t>
      </w:r>
      <w:r w:rsidR="00C83858">
        <w:rPr>
          <w:rFonts w:ascii="David" w:hAnsi="David" w:cs="David" w:hint="cs"/>
          <w:sz w:val="24"/>
          <w:szCs w:val="24"/>
          <w:rtl/>
          <w:lang w:val="en-US"/>
        </w:rPr>
        <w:t>:</w:t>
      </w:r>
      <w:r w:rsidR="00C83858">
        <w:rPr>
          <w:rFonts w:ascii="David" w:hAnsi="David" w:cs="David"/>
          <w:sz w:val="24"/>
          <w:szCs w:val="24"/>
          <w:lang w:val="en-US"/>
        </w:rPr>
        <w:t xml:space="preserve"> </w:t>
      </w:r>
      <w:r w:rsidR="00C83858">
        <w:rPr>
          <w:rFonts w:ascii="David" w:hAnsi="David" w:cs="David" w:hint="cs"/>
          <w:sz w:val="24"/>
          <w:szCs w:val="24"/>
          <w:rtl/>
          <w:lang w:val="en-US"/>
        </w:rPr>
        <w:t xml:space="preserve">ממי שמעת ברכה זו? [אמר להם:] מדרשתו של רבי יעקב שמעתי, שהרי רבי יעקב איש כפר </w:t>
      </w:r>
      <w:proofErr w:type="spellStart"/>
      <w:r w:rsidR="00C83858">
        <w:rPr>
          <w:rFonts w:ascii="David" w:hAnsi="David" w:cs="David" w:hint="cs"/>
          <w:sz w:val="24"/>
          <w:szCs w:val="24"/>
          <w:rtl/>
          <w:lang w:val="en-US"/>
        </w:rPr>
        <w:t>חיטייא</w:t>
      </w:r>
      <w:proofErr w:type="spellEnd"/>
      <w:r w:rsidR="00C83858">
        <w:rPr>
          <w:rFonts w:ascii="David" w:hAnsi="David" w:cs="David" w:hint="cs"/>
          <w:sz w:val="24"/>
          <w:szCs w:val="24"/>
          <w:rtl/>
          <w:lang w:val="en-US"/>
        </w:rPr>
        <w:t xml:space="preserve"> היה מקבל פני רבו בכל יום. כאשר הזדקן, אמר לו רבו:</w:t>
      </w:r>
      <w:r w:rsidR="00C83858">
        <w:rPr>
          <w:rFonts w:ascii="David" w:hAnsi="David" w:cs="David"/>
          <w:sz w:val="24"/>
          <w:szCs w:val="24"/>
          <w:lang w:val="en-US"/>
        </w:rPr>
        <w:t xml:space="preserve"> </w:t>
      </w:r>
      <w:r w:rsidR="00C83858">
        <w:rPr>
          <w:rFonts w:ascii="David" w:hAnsi="David" w:cs="David" w:hint="cs"/>
          <w:sz w:val="24"/>
          <w:szCs w:val="24"/>
          <w:rtl/>
          <w:lang w:val="en-US"/>
        </w:rPr>
        <w:t>אל יצטער אדוני על שאינו יכול לבוא. אמר לו:</w:t>
      </w:r>
      <w:r w:rsidR="00C83858">
        <w:rPr>
          <w:rFonts w:ascii="David" w:hAnsi="David" w:cs="David"/>
          <w:sz w:val="24"/>
          <w:szCs w:val="24"/>
          <w:lang w:val="en-US"/>
        </w:rPr>
        <w:t xml:space="preserve"> </w:t>
      </w:r>
      <w:r w:rsidR="00C83858">
        <w:rPr>
          <w:rFonts w:ascii="David" w:hAnsi="David" w:cs="David" w:hint="cs"/>
          <w:sz w:val="24"/>
          <w:szCs w:val="24"/>
          <w:rtl/>
          <w:lang w:val="en-US"/>
        </w:rPr>
        <w:t>האם קטן מה שנאמר בחכמים "ויחי עוד לנצח לא יראה השחת כי יראה חכמים ימותו"</w:t>
      </w:r>
      <w:r w:rsidR="00AB59FE">
        <w:rPr>
          <w:rFonts w:ascii="David" w:hAnsi="David" w:cs="David" w:hint="cs"/>
          <w:sz w:val="24"/>
          <w:szCs w:val="24"/>
          <w:rtl/>
          <w:lang w:val="en-US"/>
        </w:rPr>
        <w:t xml:space="preserve"> (תהלים מט, י)</w:t>
      </w:r>
      <w:r w:rsidR="00C83858">
        <w:rPr>
          <w:rFonts w:ascii="David" w:hAnsi="David" w:cs="David" w:hint="cs"/>
          <w:sz w:val="24"/>
          <w:szCs w:val="24"/>
          <w:rtl/>
          <w:lang w:val="en-US"/>
        </w:rPr>
        <w:t xml:space="preserve">? ומה הרואה חכמים במיתתן יחיה, בחייהן על אחת כמה וכמה. </w:t>
      </w:r>
    </w:p>
    <w:p w14:paraId="33527F55" w14:textId="7CB0D9F3" w:rsidR="008F4549" w:rsidRDefault="008F4549" w:rsidP="00AB59FE">
      <w:pPr>
        <w:bidi/>
        <w:jc w:val="both"/>
        <w:rPr>
          <w:rFonts w:ascii="David" w:hAnsi="David" w:cs="David"/>
          <w:sz w:val="24"/>
          <w:szCs w:val="24"/>
          <w:rtl/>
        </w:rPr>
      </w:pPr>
      <w:r w:rsidRPr="007125D6">
        <w:rPr>
          <w:rFonts w:ascii="David" w:hAnsi="David" w:cs="David"/>
          <w:sz w:val="24"/>
          <w:szCs w:val="24"/>
          <w:rtl/>
        </w:rPr>
        <w:t xml:space="preserve">במקום מסע עליה לרגל כדי לראות את פני ה', רבי ורבי </w:t>
      </w:r>
      <w:proofErr w:type="spellStart"/>
      <w:r w:rsidRPr="007125D6">
        <w:rPr>
          <w:rFonts w:ascii="David" w:hAnsi="David" w:cs="David"/>
          <w:sz w:val="24"/>
          <w:szCs w:val="24"/>
          <w:rtl/>
        </w:rPr>
        <w:t>חייא</w:t>
      </w:r>
      <w:proofErr w:type="spellEnd"/>
      <w:r w:rsidRPr="007125D6">
        <w:rPr>
          <w:rFonts w:ascii="David" w:hAnsi="David" w:cs="David"/>
          <w:sz w:val="24"/>
          <w:szCs w:val="24"/>
          <w:rtl/>
        </w:rPr>
        <w:t xml:space="preserve"> מבקשים לקבל את פניו של תלמיד חכם. </w:t>
      </w:r>
      <w:r w:rsidR="00DA6F14">
        <w:rPr>
          <w:rFonts w:ascii="David" w:hAnsi="David" w:cs="David" w:hint="cs"/>
          <w:sz w:val="24"/>
          <w:szCs w:val="24"/>
          <w:rtl/>
        </w:rPr>
        <w:t xml:space="preserve">כשהם מגיעים אליו, </w:t>
      </w:r>
      <w:r w:rsidRPr="007125D6">
        <w:rPr>
          <w:rFonts w:ascii="David" w:hAnsi="David" w:cs="David"/>
          <w:sz w:val="24"/>
          <w:szCs w:val="24"/>
          <w:rtl/>
        </w:rPr>
        <w:t xml:space="preserve">מסתבר שהחכם המקומי עיוור, מאור עיניים. השימוש בלשון סגי נהור (לשון מהופכת) של </w:t>
      </w:r>
      <w:r w:rsidR="00041FA2">
        <w:rPr>
          <w:rFonts w:ascii="David" w:hAnsi="David" w:cs="David" w:hint="cs"/>
          <w:sz w:val="24"/>
          <w:szCs w:val="24"/>
          <w:rtl/>
        </w:rPr>
        <w:t>'</w:t>
      </w:r>
      <w:r w:rsidRPr="007125D6">
        <w:rPr>
          <w:rFonts w:ascii="David" w:hAnsi="David" w:cs="David"/>
          <w:sz w:val="24"/>
          <w:szCs w:val="24"/>
          <w:rtl/>
        </w:rPr>
        <w:t>מאור עיניים</w:t>
      </w:r>
      <w:r w:rsidR="00041FA2">
        <w:rPr>
          <w:rFonts w:ascii="David" w:hAnsi="David" w:cs="David" w:hint="cs"/>
          <w:sz w:val="24"/>
          <w:szCs w:val="24"/>
          <w:rtl/>
        </w:rPr>
        <w:t>'</w:t>
      </w:r>
      <w:r w:rsidRPr="007125D6">
        <w:rPr>
          <w:rFonts w:ascii="David" w:hAnsi="David" w:cs="David"/>
          <w:sz w:val="24"/>
          <w:szCs w:val="24"/>
          <w:rtl/>
        </w:rPr>
        <w:t xml:space="preserve"> עבור אדם עיוור מדגיש את היחס המורכב שבין רא</w:t>
      </w:r>
      <w:r w:rsidR="00182074">
        <w:rPr>
          <w:rFonts w:ascii="David" w:hAnsi="David" w:cs="David" w:hint="cs"/>
          <w:sz w:val="24"/>
          <w:szCs w:val="24"/>
          <w:rtl/>
        </w:rPr>
        <w:t>י</w:t>
      </w:r>
      <w:r w:rsidRPr="007125D6">
        <w:rPr>
          <w:rFonts w:ascii="David" w:hAnsi="David" w:cs="David"/>
          <w:sz w:val="24"/>
          <w:szCs w:val="24"/>
          <w:rtl/>
        </w:rPr>
        <w:t>יה</w:t>
      </w:r>
      <w:r w:rsidR="00041FA2">
        <w:rPr>
          <w:rFonts w:ascii="David" w:hAnsi="David" w:cs="David" w:hint="cs"/>
          <w:sz w:val="24"/>
          <w:szCs w:val="24"/>
          <w:rtl/>
        </w:rPr>
        <w:t xml:space="preserve"> ו</w:t>
      </w:r>
      <w:r w:rsidRPr="007125D6">
        <w:rPr>
          <w:rFonts w:ascii="David" w:hAnsi="David" w:cs="David"/>
          <w:sz w:val="24"/>
          <w:szCs w:val="24"/>
          <w:rtl/>
        </w:rPr>
        <w:t>תפקידו של החכם. בעוד ש</w:t>
      </w:r>
      <w:r w:rsidR="0087074A">
        <w:rPr>
          <w:rFonts w:ascii="David" w:hAnsi="David" w:cs="David" w:hint="cs"/>
          <w:sz w:val="24"/>
          <w:szCs w:val="24"/>
          <w:rtl/>
        </w:rPr>
        <w:t xml:space="preserve">משנה א, א לימדה כי </w:t>
      </w:r>
      <w:r w:rsidRPr="007125D6">
        <w:rPr>
          <w:rFonts w:ascii="David" w:hAnsi="David" w:cs="David"/>
          <w:sz w:val="24"/>
          <w:szCs w:val="24"/>
          <w:rtl/>
        </w:rPr>
        <w:t>עיוור פטור מ</w:t>
      </w:r>
      <w:r w:rsidR="0087074A">
        <w:rPr>
          <w:rFonts w:ascii="David" w:hAnsi="David" w:cs="David" w:hint="cs"/>
          <w:sz w:val="24"/>
          <w:szCs w:val="24"/>
          <w:rtl/>
        </w:rPr>
        <w:t xml:space="preserve">מצוות </w:t>
      </w:r>
      <w:r w:rsidRPr="007125D6">
        <w:rPr>
          <w:rFonts w:ascii="David" w:hAnsi="David" w:cs="David"/>
          <w:sz w:val="24"/>
          <w:szCs w:val="24"/>
          <w:rtl/>
        </w:rPr>
        <w:t xml:space="preserve">ראיית פנים בעולם של המקדש, דווקא הוא מייצג את הקבלת פני החכם שמחליפה את הראייה בעולם ללא מקדש. </w:t>
      </w:r>
      <w:r w:rsidR="00AB59FE">
        <w:rPr>
          <w:rFonts w:ascii="David" w:hAnsi="David" w:cs="David" w:hint="cs"/>
          <w:sz w:val="24"/>
          <w:szCs w:val="24"/>
          <w:rtl/>
        </w:rPr>
        <w:t xml:space="preserve">ברכתו של החכם העיוור מדגישה את ההשוואה בין ראיית פני החכם לראיית פני ה'. </w:t>
      </w:r>
      <w:r w:rsidRPr="007125D6">
        <w:rPr>
          <w:rFonts w:ascii="David" w:hAnsi="David" w:cs="David"/>
          <w:sz w:val="24"/>
          <w:szCs w:val="24"/>
          <w:rtl/>
        </w:rPr>
        <w:t>בעולם ללא פני ה', החכם העיוור מייצג את חוסר האפשרות לראות את פני ה'</w:t>
      </w:r>
      <w:r w:rsidR="00041FA2">
        <w:rPr>
          <w:rFonts w:ascii="David" w:hAnsi="David" w:cs="David" w:hint="cs"/>
          <w:sz w:val="24"/>
          <w:szCs w:val="24"/>
          <w:rtl/>
        </w:rPr>
        <w:t xml:space="preserve"> ובו בזמן מייצג את המעבר מראיית פני ה' ללימוד תורה, העוברת דרך שמיעת התלמיד את דברי רבו</w:t>
      </w:r>
      <w:r w:rsidRPr="007125D6">
        <w:rPr>
          <w:rFonts w:ascii="David" w:hAnsi="David" w:cs="David"/>
          <w:sz w:val="24"/>
          <w:szCs w:val="24"/>
          <w:rtl/>
        </w:rPr>
        <w:t>.</w:t>
      </w:r>
      <w:r w:rsidRPr="007125D6">
        <w:rPr>
          <w:rStyle w:val="FootnoteReference"/>
          <w:rFonts w:ascii="David" w:hAnsi="David" w:cs="David"/>
          <w:sz w:val="24"/>
          <w:szCs w:val="24"/>
          <w:rtl/>
        </w:rPr>
        <w:footnoteReference w:id="14"/>
      </w:r>
      <w:r w:rsidR="00AB59FE">
        <w:rPr>
          <w:rFonts w:ascii="David" w:hAnsi="David" w:cs="David" w:hint="cs"/>
          <w:sz w:val="24"/>
          <w:szCs w:val="24"/>
          <w:rtl/>
        </w:rPr>
        <w:t xml:space="preserve"> חשיבותה של קבלת המסורת במגע ישיר עם החכם מודגשת על ידי הסיפור-בתוך-סיפור שבו החכם העיוור מספר על כך שהוא שמע את הברכה מרבו, רבי יעקב, שהיה בעצמו מקבל את פני רבו בכל יום. הסיפור מסתיים בדרשת פסוק המדגישה את חשיבות המגע הבלתי-אמצעי שבראיית פני החכם כתחליף לראיית פני ה'. </w:t>
      </w:r>
    </w:p>
    <w:p w14:paraId="409E8BDF" w14:textId="583151D6" w:rsidR="008F4549" w:rsidRDefault="00C5552C" w:rsidP="00C5552C">
      <w:pPr>
        <w:bidi/>
        <w:jc w:val="both"/>
        <w:rPr>
          <w:rFonts w:ascii="David" w:hAnsi="David" w:cs="David"/>
          <w:sz w:val="24"/>
          <w:szCs w:val="24"/>
          <w:rtl/>
        </w:rPr>
      </w:pPr>
      <w:r>
        <w:rPr>
          <w:rFonts w:ascii="David" w:hAnsi="David" w:cs="David"/>
          <w:sz w:val="24"/>
          <w:szCs w:val="24"/>
          <w:rtl/>
        </w:rPr>
        <w:tab/>
      </w:r>
      <w:r>
        <w:rPr>
          <w:rFonts w:ascii="David" w:hAnsi="David" w:cs="David" w:hint="cs"/>
          <w:sz w:val="24"/>
          <w:szCs w:val="24"/>
          <w:rtl/>
        </w:rPr>
        <w:t xml:space="preserve">לסיכום, מסכת חגיגה מתמקדת לכל אורכה בהתגלות ובראיית פני ה'. היא מציירת את העבר האידאלי שבו התאפשר מפגש הדדי של ראיית פנים במקדש, אך גם חושפת את הסכנות שבעיסוק בהתגלות ובנשגב. בנוסף, המסכת גם מתווה את התחליפים למפגש עם הקב"ה באמצעות לימוד התורה ובראיית פני החכם, וכפי שנאמר בירושלמי, </w:t>
      </w:r>
      <w:r w:rsidR="00556B45">
        <w:rPr>
          <w:rFonts w:ascii="David" w:hAnsi="David" w:cs="David" w:hint="cs"/>
          <w:sz w:val="24"/>
          <w:szCs w:val="24"/>
          <w:rtl/>
        </w:rPr>
        <w:t>"כל המקבל פני רבו כאילו קיבל פני שכינה"</w:t>
      </w:r>
      <w:r>
        <w:rPr>
          <w:rFonts w:ascii="David" w:hAnsi="David" w:cs="David" w:hint="cs"/>
          <w:sz w:val="24"/>
          <w:szCs w:val="24"/>
          <w:rtl/>
        </w:rPr>
        <w:t xml:space="preserve"> (ירושלמי עירובין ה, א</w:t>
      </w:r>
      <w:r>
        <w:rPr>
          <w:rFonts w:ascii="David" w:hAnsi="David" w:cs="David" w:hint="cs"/>
          <w:sz w:val="24"/>
          <w:szCs w:val="24"/>
          <w:rtl/>
        </w:rPr>
        <w:t xml:space="preserve">). </w:t>
      </w:r>
    </w:p>
    <w:p w14:paraId="25B3E9DF" w14:textId="1126D655" w:rsidR="00146B35" w:rsidRPr="007125D6" w:rsidRDefault="00146B35" w:rsidP="00146B35">
      <w:pPr>
        <w:bidi/>
        <w:jc w:val="both"/>
        <w:rPr>
          <w:rFonts w:ascii="David" w:hAnsi="David" w:cs="David"/>
          <w:sz w:val="24"/>
          <w:szCs w:val="24"/>
          <w:lang w:val="en-US"/>
        </w:rPr>
      </w:pPr>
      <w:r>
        <w:rPr>
          <w:rFonts w:ascii="David" w:hAnsi="David" w:cs="David" w:hint="cs"/>
          <w:sz w:val="24"/>
          <w:szCs w:val="24"/>
          <w:rtl/>
        </w:rPr>
        <w:t>[[לא כתבת את מבנה המסכת]]</w:t>
      </w:r>
    </w:p>
    <w:sectPr w:rsidR="00146B35" w:rsidRPr="007125D6" w:rsidSect="008F4549">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0E291" w14:textId="77777777" w:rsidR="00931ADD" w:rsidRDefault="00931ADD" w:rsidP="008F4549">
      <w:pPr>
        <w:spacing w:after="0" w:line="240" w:lineRule="auto"/>
      </w:pPr>
      <w:r>
        <w:separator/>
      </w:r>
    </w:p>
  </w:endnote>
  <w:endnote w:type="continuationSeparator" w:id="0">
    <w:p w14:paraId="2DA97A90" w14:textId="77777777" w:rsidR="00931ADD" w:rsidRDefault="00931ADD" w:rsidP="008F4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65142"/>
      <w:docPartObj>
        <w:docPartGallery w:val="Page Numbers (Bottom of Page)"/>
        <w:docPartUnique/>
      </w:docPartObj>
    </w:sdtPr>
    <w:sdtEndPr>
      <w:rPr>
        <w:noProof/>
      </w:rPr>
    </w:sdtEndPr>
    <w:sdtContent>
      <w:p w14:paraId="5355717A" w14:textId="1751A8A4" w:rsidR="00EC4A75" w:rsidRDefault="00EC4A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B34F1B" w14:textId="77777777" w:rsidR="00EC4A75" w:rsidRDefault="00EC4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117AE" w14:textId="77777777" w:rsidR="00931ADD" w:rsidRDefault="00931ADD" w:rsidP="008F4549">
      <w:pPr>
        <w:spacing w:after="0" w:line="240" w:lineRule="auto"/>
      </w:pPr>
      <w:r>
        <w:separator/>
      </w:r>
    </w:p>
  </w:footnote>
  <w:footnote w:type="continuationSeparator" w:id="0">
    <w:p w14:paraId="5848DDE9" w14:textId="77777777" w:rsidR="00931ADD" w:rsidRDefault="00931ADD" w:rsidP="008F4549">
      <w:pPr>
        <w:spacing w:after="0" w:line="240" w:lineRule="auto"/>
      </w:pPr>
      <w:r>
        <w:continuationSeparator/>
      </w:r>
    </w:p>
  </w:footnote>
  <w:footnote w:id="1">
    <w:p w14:paraId="0AA0D2B0" w14:textId="4E4D1D7D" w:rsidR="00A007A8" w:rsidRPr="00655885" w:rsidRDefault="00A007A8" w:rsidP="003470AB">
      <w:pPr>
        <w:pStyle w:val="FootnoteText"/>
        <w:spacing w:after="0"/>
        <w:contextualSpacing/>
        <w:jc w:val="both"/>
        <w:rPr>
          <w:rFonts w:ascii="David" w:hAnsi="David" w:cs="David"/>
        </w:rPr>
      </w:pPr>
      <w:r w:rsidRPr="00655885">
        <w:rPr>
          <w:rStyle w:val="FootnoteReference"/>
          <w:rFonts w:ascii="David" w:hAnsi="David" w:cs="David"/>
        </w:rPr>
        <w:footnoteRef/>
      </w:r>
      <w:r w:rsidRPr="00655885">
        <w:rPr>
          <w:rFonts w:ascii="David" w:hAnsi="David" w:cs="David"/>
          <w:rtl/>
        </w:rPr>
        <w:t xml:space="preserve"> למעשה לגבי כל אחד משלוש ה</w:t>
      </w:r>
      <w:r w:rsidR="00E84A3C">
        <w:rPr>
          <w:rFonts w:ascii="David" w:hAnsi="David" w:cs="David"/>
          <w:rtl/>
        </w:rPr>
        <w:t>קורב</w:t>
      </w:r>
      <w:r w:rsidRPr="00655885">
        <w:rPr>
          <w:rFonts w:ascii="David" w:hAnsi="David" w:cs="David"/>
          <w:rtl/>
        </w:rPr>
        <w:t>נות הללו, חכמים הפכו את הפועל המקראי—"יראה", "</w:t>
      </w:r>
      <w:proofErr w:type="spellStart"/>
      <w:r w:rsidRPr="00655885">
        <w:rPr>
          <w:rFonts w:ascii="David" w:hAnsi="David" w:cs="David"/>
          <w:rtl/>
        </w:rPr>
        <w:t>תחג</w:t>
      </w:r>
      <w:proofErr w:type="spellEnd"/>
      <w:r w:rsidRPr="00655885">
        <w:rPr>
          <w:rFonts w:ascii="David" w:hAnsi="David" w:cs="David"/>
          <w:rtl/>
        </w:rPr>
        <w:t>", "ושמחת"—לשם פועל של אחד ה</w:t>
      </w:r>
      <w:r w:rsidR="00E84A3C">
        <w:rPr>
          <w:rFonts w:ascii="David" w:hAnsi="David" w:cs="David"/>
          <w:rtl/>
        </w:rPr>
        <w:t>קורב</w:t>
      </w:r>
      <w:r w:rsidRPr="00655885">
        <w:rPr>
          <w:rFonts w:ascii="David" w:hAnsi="David" w:cs="David"/>
          <w:rtl/>
        </w:rPr>
        <w:t xml:space="preserve">נות הקרבים בחג. </w:t>
      </w:r>
    </w:p>
  </w:footnote>
  <w:footnote w:id="2">
    <w:p w14:paraId="1B12F0F2" w14:textId="3DB53109" w:rsidR="008F4549" w:rsidRPr="00655885" w:rsidRDefault="008F4549" w:rsidP="003470AB">
      <w:pPr>
        <w:autoSpaceDE w:val="0"/>
        <w:autoSpaceDN w:val="0"/>
        <w:bidi/>
        <w:adjustRightInd w:val="0"/>
        <w:spacing w:after="0" w:line="240" w:lineRule="auto"/>
        <w:contextualSpacing/>
        <w:jc w:val="both"/>
        <w:rPr>
          <w:rFonts w:ascii="David" w:hAnsi="David" w:cs="David"/>
          <w:sz w:val="20"/>
          <w:szCs w:val="20"/>
        </w:rPr>
      </w:pPr>
      <w:r w:rsidRPr="00655885">
        <w:rPr>
          <w:rStyle w:val="FootnoteReference"/>
          <w:rFonts w:ascii="David" w:hAnsi="David" w:cs="David"/>
          <w:sz w:val="20"/>
          <w:szCs w:val="20"/>
        </w:rPr>
        <w:footnoteRef/>
      </w:r>
      <w:r w:rsidRPr="00655885">
        <w:rPr>
          <w:rFonts w:ascii="David" w:hAnsi="David" w:cs="David"/>
          <w:sz w:val="20"/>
          <w:szCs w:val="20"/>
          <w:rtl/>
        </w:rPr>
        <w:t xml:space="preserve"> </w:t>
      </w:r>
      <w:r w:rsidR="003470AB">
        <w:rPr>
          <w:rFonts w:ascii="David" w:hAnsi="David" w:cs="David" w:hint="cs"/>
          <w:sz w:val="20"/>
          <w:szCs w:val="20"/>
          <w:rtl/>
        </w:rPr>
        <w:t xml:space="preserve">יתרה מזאת, הפועל </w:t>
      </w:r>
      <w:proofErr w:type="spellStart"/>
      <w:r w:rsidR="003470AB">
        <w:rPr>
          <w:rFonts w:ascii="David" w:hAnsi="David" w:cs="David" w:hint="cs"/>
          <w:sz w:val="20"/>
          <w:szCs w:val="20"/>
          <w:rtl/>
        </w:rPr>
        <w:t>רא"ה</w:t>
      </w:r>
      <w:proofErr w:type="spellEnd"/>
      <w:r w:rsidR="003470AB">
        <w:rPr>
          <w:rFonts w:ascii="David" w:hAnsi="David" w:cs="David" w:hint="cs"/>
          <w:sz w:val="20"/>
          <w:szCs w:val="20"/>
          <w:rtl/>
        </w:rPr>
        <w:t xml:space="preserve"> במקרא בצורתו הסבילה מופיע לרוב ב</w:t>
      </w:r>
      <w:r w:rsidRPr="00655885">
        <w:rPr>
          <w:rFonts w:ascii="David" w:hAnsi="David" w:cs="David"/>
          <w:sz w:val="20"/>
          <w:szCs w:val="20"/>
          <w:rtl/>
        </w:rPr>
        <w:t xml:space="preserve"> בתוספת ה"א</w:t>
      </w:r>
      <w:r w:rsidR="003470AB">
        <w:rPr>
          <w:rFonts w:ascii="David" w:hAnsi="David" w:cs="David" w:hint="cs"/>
          <w:sz w:val="20"/>
          <w:szCs w:val="20"/>
          <w:rtl/>
        </w:rPr>
        <w:t xml:space="preserve">: </w:t>
      </w:r>
      <w:r w:rsidRPr="003470AB">
        <w:rPr>
          <w:rFonts w:ascii="David" w:hAnsi="David" w:cs="David"/>
          <w:b/>
          <w:bCs/>
          <w:sz w:val="20"/>
          <w:szCs w:val="20"/>
          <w:rtl/>
        </w:rPr>
        <w:t>להיראות</w:t>
      </w:r>
      <w:r w:rsidRPr="00655885">
        <w:rPr>
          <w:rFonts w:ascii="David" w:hAnsi="David" w:cs="David"/>
          <w:sz w:val="20"/>
          <w:szCs w:val="20"/>
          <w:rtl/>
        </w:rPr>
        <w:t xml:space="preserve"> ולא לֵרָאות. כך בספר שמואל: "וַיּסֶֹף ה' </w:t>
      </w:r>
      <w:proofErr w:type="spellStart"/>
      <w:r w:rsidRPr="003470AB">
        <w:rPr>
          <w:rFonts w:ascii="David" w:hAnsi="David" w:cs="David"/>
          <w:b/>
          <w:bCs/>
          <w:sz w:val="20"/>
          <w:szCs w:val="20"/>
          <w:rtl/>
        </w:rPr>
        <w:t>לְהֵרָאֹה</w:t>
      </w:r>
      <w:proofErr w:type="spellEnd"/>
      <w:r w:rsidRPr="00655885">
        <w:rPr>
          <w:rFonts w:ascii="David" w:hAnsi="David" w:cs="David"/>
          <w:sz w:val="20"/>
          <w:szCs w:val="20"/>
          <w:rtl/>
        </w:rPr>
        <w:t xml:space="preserve"> בְשִׁלֹה" (שמ</w:t>
      </w:r>
      <w:ins w:id="56" w:author="Yotam Fromm" w:date="2025-08-27T22:47:00Z" w16du:dateUtc="2025-08-27T19:47:00Z">
        <w:r w:rsidR="00315B71">
          <w:rPr>
            <w:rFonts w:ascii="David" w:hAnsi="David" w:cs="David" w:hint="cs"/>
            <w:sz w:val="20"/>
            <w:szCs w:val="20"/>
            <w:rtl/>
          </w:rPr>
          <w:t>״</w:t>
        </w:r>
      </w:ins>
      <w:del w:id="57" w:author="Yotam Fromm" w:date="2025-08-27T22:47:00Z" w16du:dateUtc="2025-08-27T19:47:00Z">
        <w:r w:rsidR="003470AB" w:rsidDel="00315B71">
          <w:rPr>
            <w:rFonts w:ascii="David" w:hAnsi="David" w:cs="David" w:hint="cs"/>
            <w:sz w:val="20"/>
            <w:szCs w:val="20"/>
            <w:rtl/>
          </w:rPr>
          <w:delText xml:space="preserve">ואל </w:delText>
        </w:r>
      </w:del>
      <w:r w:rsidRPr="00655885">
        <w:rPr>
          <w:rFonts w:ascii="David" w:hAnsi="David" w:cs="David"/>
          <w:sz w:val="20"/>
          <w:szCs w:val="20"/>
          <w:rtl/>
        </w:rPr>
        <w:t xml:space="preserve">א </w:t>
      </w:r>
      <w:proofErr w:type="spellStart"/>
      <w:r w:rsidRPr="00655885">
        <w:rPr>
          <w:rFonts w:ascii="David" w:hAnsi="David" w:cs="David"/>
          <w:sz w:val="20"/>
          <w:szCs w:val="20"/>
          <w:rtl/>
        </w:rPr>
        <w:t>יג</w:t>
      </w:r>
      <w:proofErr w:type="spellEnd"/>
      <w:r w:rsidRPr="00655885">
        <w:rPr>
          <w:rFonts w:ascii="David" w:hAnsi="David" w:cs="David"/>
          <w:sz w:val="20"/>
          <w:szCs w:val="20"/>
          <w:rtl/>
        </w:rPr>
        <w:t xml:space="preserve">, </w:t>
      </w:r>
      <w:proofErr w:type="spellStart"/>
      <w:r w:rsidRPr="00655885">
        <w:rPr>
          <w:rFonts w:ascii="David" w:hAnsi="David" w:cs="David"/>
          <w:sz w:val="20"/>
          <w:szCs w:val="20"/>
          <w:rtl/>
        </w:rPr>
        <w:t>כא</w:t>
      </w:r>
      <w:proofErr w:type="spellEnd"/>
      <w:r w:rsidRPr="00655885">
        <w:rPr>
          <w:rFonts w:ascii="David" w:hAnsi="David" w:cs="David"/>
          <w:sz w:val="20"/>
          <w:szCs w:val="20"/>
          <w:rtl/>
        </w:rPr>
        <w:t xml:space="preserve">), </w:t>
      </w:r>
      <w:r w:rsidR="003470AB">
        <w:rPr>
          <w:rFonts w:ascii="David" w:hAnsi="David" w:cs="David" w:hint="cs"/>
          <w:sz w:val="20"/>
          <w:szCs w:val="20"/>
          <w:rtl/>
        </w:rPr>
        <w:t>וכן</w:t>
      </w:r>
      <w:r w:rsidRPr="00655885">
        <w:rPr>
          <w:rFonts w:ascii="David" w:hAnsi="David" w:cs="David"/>
          <w:sz w:val="20"/>
          <w:szCs w:val="20"/>
          <w:rtl/>
        </w:rPr>
        <w:t xml:space="preserve"> בספר מלכים: "וַיֵּלֶךְ אֵלִיָּהוּ </w:t>
      </w:r>
      <w:r w:rsidRPr="003470AB">
        <w:rPr>
          <w:rFonts w:ascii="David" w:hAnsi="David" w:cs="David"/>
          <w:b/>
          <w:bCs/>
          <w:sz w:val="20"/>
          <w:szCs w:val="20"/>
          <w:rtl/>
        </w:rPr>
        <w:t>לְהֵרָאוֹת</w:t>
      </w:r>
      <w:r w:rsidRPr="00655885">
        <w:rPr>
          <w:rFonts w:ascii="David" w:hAnsi="David" w:cs="David"/>
          <w:sz w:val="20"/>
          <w:szCs w:val="20"/>
          <w:rtl/>
        </w:rPr>
        <w:t xml:space="preserve"> אֶל אַחְאָב" (מל</w:t>
      </w:r>
      <w:r w:rsidR="003470AB">
        <w:rPr>
          <w:rFonts w:ascii="David" w:hAnsi="David" w:cs="David" w:hint="cs"/>
          <w:sz w:val="20"/>
          <w:szCs w:val="20"/>
          <w:rtl/>
        </w:rPr>
        <w:t>כים א</w:t>
      </w:r>
      <w:r w:rsidRPr="00655885">
        <w:rPr>
          <w:rFonts w:ascii="David" w:hAnsi="David" w:cs="David"/>
          <w:sz w:val="20"/>
          <w:szCs w:val="20"/>
          <w:rtl/>
        </w:rPr>
        <w:t xml:space="preserve"> </w:t>
      </w:r>
      <w:proofErr w:type="spellStart"/>
      <w:r w:rsidRPr="00655885">
        <w:rPr>
          <w:rFonts w:ascii="David" w:hAnsi="David" w:cs="David"/>
          <w:sz w:val="20"/>
          <w:szCs w:val="20"/>
          <w:rtl/>
        </w:rPr>
        <w:t>יח</w:t>
      </w:r>
      <w:proofErr w:type="spellEnd"/>
      <w:r w:rsidRPr="00655885">
        <w:rPr>
          <w:rFonts w:ascii="David" w:hAnsi="David" w:cs="David"/>
          <w:sz w:val="20"/>
          <w:szCs w:val="20"/>
          <w:rtl/>
        </w:rPr>
        <w:t>, ב)."</w:t>
      </w:r>
    </w:p>
  </w:footnote>
  <w:footnote w:id="3">
    <w:p w14:paraId="40B2249E" w14:textId="0B3B4B0E" w:rsidR="008F4549" w:rsidRPr="00655885" w:rsidRDefault="008F4549" w:rsidP="003470AB">
      <w:pPr>
        <w:pStyle w:val="FootnoteText"/>
        <w:spacing w:after="0"/>
        <w:contextualSpacing/>
        <w:jc w:val="both"/>
        <w:rPr>
          <w:rFonts w:ascii="David" w:hAnsi="David" w:cs="David"/>
        </w:rPr>
      </w:pPr>
      <w:r w:rsidRPr="00655885">
        <w:rPr>
          <w:rStyle w:val="FootnoteReference"/>
          <w:rFonts w:ascii="David" w:eastAsiaTheme="majorEastAsia" w:hAnsi="David" w:cs="David"/>
        </w:rPr>
        <w:footnoteRef/>
      </w:r>
      <w:r w:rsidRPr="00655885">
        <w:rPr>
          <w:rFonts w:ascii="David" w:hAnsi="David" w:cs="David"/>
          <w:rtl/>
        </w:rPr>
        <w:t xml:space="preserve"> </w:t>
      </w:r>
      <w:r w:rsidRPr="00655885">
        <w:rPr>
          <w:rFonts w:ascii="David" w:hAnsi="David" w:cs="David"/>
          <w:rtl/>
        </w:rPr>
        <w:t xml:space="preserve">שמואל דוד </w:t>
      </w:r>
      <w:proofErr w:type="spellStart"/>
      <w:r w:rsidRPr="00655885">
        <w:rPr>
          <w:rFonts w:ascii="David" w:hAnsi="David" w:cs="David"/>
          <w:rtl/>
        </w:rPr>
        <w:t>לוצאטו</w:t>
      </w:r>
      <w:proofErr w:type="spellEnd"/>
      <w:r w:rsidRPr="00655885">
        <w:rPr>
          <w:rFonts w:ascii="David" w:hAnsi="David" w:cs="David"/>
          <w:rtl/>
        </w:rPr>
        <w:t xml:space="preserve">, פרשן מקרא איטלקי </w:t>
      </w:r>
      <w:r w:rsidR="003470AB">
        <w:rPr>
          <w:rFonts w:ascii="David" w:hAnsi="David" w:cs="David" w:hint="cs"/>
          <w:rtl/>
        </w:rPr>
        <w:t>ב</w:t>
      </w:r>
      <w:r w:rsidRPr="00655885">
        <w:rPr>
          <w:rFonts w:ascii="David" w:hAnsi="David" w:cs="David"/>
          <w:rtl/>
        </w:rPr>
        <w:t>ן המאה ה</w:t>
      </w:r>
      <w:r w:rsidR="003470AB">
        <w:rPr>
          <w:rFonts w:ascii="David" w:hAnsi="David" w:cs="David" w:hint="cs"/>
          <w:rtl/>
        </w:rPr>
        <w:t>-19</w:t>
      </w:r>
      <w:r w:rsidRPr="00655885">
        <w:rPr>
          <w:rFonts w:ascii="David" w:hAnsi="David" w:cs="David"/>
          <w:rtl/>
        </w:rPr>
        <w:t xml:space="preserve">. </w:t>
      </w:r>
    </w:p>
  </w:footnote>
  <w:footnote w:id="4">
    <w:p w14:paraId="14D14C9A" w14:textId="3AA1DDE0" w:rsidR="0075785C" w:rsidRPr="003A38F7" w:rsidRDefault="0075785C" w:rsidP="003470AB">
      <w:pPr>
        <w:bidi/>
        <w:spacing w:after="0"/>
        <w:contextualSpacing/>
        <w:jc w:val="both"/>
        <w:rPr>
          <w:rFonts w:ascii="David" w:hAnsi="David" w:cs="David"/>
          <w:sz w:val="20"/>
          <w:szCs w:val="20"/>
          <w:rtl/>
          <w:lang w:val="en-US"/>
        </w:rPr>
      </w:pPr>
      <w:r w:rsidRPr="00655885">
        <w:rPr>
          <w:rStyle w:val="FootnoteReference"/>
          <w:rFonts w:ascii="David" w:hAnsi="David" w:cs="David"/>
          <w:sz w:val="20"/>
          <w:szCs w:val="20"/>
        </w:rPr>
        <w:footnoteRef/>
      </w:r>
      <w:r w:rsidRPr="00655885">
        <w:rPr>
          <w:rFonts w:ascii="David" w:hAnsi="David" w:cs="David"/>
          <w:sz w:val="20"/>
          <w:szCs w:val="20"/>
          <w:rtl/>
        </w:rPr>
        <w:t xml:space="preserve"> </w:t>
      </w:r>
      <w:proofErr w:type="spellStart"/>
      <w:r w:rsidRPr="00655885">
        <w:rPr>
          <w:rFonts w:ascii="David" w:hAnsi="David" w:cs="David"/>
          <w:sz w:val="20"/>
          <w:szCs w:val="20"/>
          <w:rtl/>
        </w:rPr>
        <w:t>שד"ל</w:t>
      </w:r>
      <w:proofErr w:type="spellEnd"/>
      <w:r w:rsidRPr="00655885">
        <w:rPr>
          <w:rFonts w:ascii="David" w:hAnsi="David" w:cs="David"/>
          <w:sz w:val="20"/>
          <w:szCs w:val="20"/>
          <w:rtl/>
        </w:rPr>
        <w:t>, פירוש לתנ"ך:</w:t>
      </w:r>
      <w:r w:rsidRPr="00655885">
        <w:rPr>
          <w:rFonts w:ascii="David" w:hAnsi="David" w:cs="David"/>
          <w:sz w:val="20"/>
          <w:szCs w:val="20"/>
          <w:lang w:val="en-US"/>
        </w:rPr>
        <w:t xml:space="preserve"> </w:t>
      </w:r>
      <w:r w:rsidRPr="00655885">
        <w:rPr>
          <w:rFonts w:ascii="David" w:hAnsi="David" w:cs="David"/>
          <w:sz w:val="20"/>
          <w:szCs w:val="20"/>
          <w:rtl/>
          <w:lang w:val="en-US"/>
        </w:rPr>
        <w:t>ישעיהו, יונתן בשיא עורך,</w:t>
      </w:r>
      <w:r w:rsidR="00B3753D">
        <w:rPr>
          <w:rFonts w:ascii="David" w:hAnsi="David" w:cs="David" w:hint="cs"/>
          <w:sz w:val="20"/>
          <w:szCs w:val="20"/>
          <w:rtl/>
          <w:lang w:val="en-US"/>
        </w:rPr>
        <w:t xml:space="preserve"> </w:t>
      </w:r>
      <w:r w:rsidRPr="00655885">
        <w:rPr>
          <w:rFonts w:ascii="David" w:hAnsi="David" w:cs="David"/>
          <w:sz w:val="20"/>
          <w:szCs w:val="20"/>
          <w:rtl/>
          <w:lang w:val="en-US"/>
        </w:rPr>
        <w:t xml:space="preserve">ירושלים תשע"ט, </w:t>
      </w:r>
      <w:r w:rsidRPr="00655885">
        <w:rPr>
          <w:rFonts w:ascii="David" w:hAnsi="David" w:cs="David"/>
          <w:sz w:val="20"/>
          <w:szCs w:val="20"/>
          <w:rtl/>
        </w:rPr>
        <w:t>עמ' 15</w:t>
      </w:r>
      <w:del w:id="67" w:author="Yotam Fromm" w:date="2025-08-27T22:56:00Z" w16du:dateUtc="2025-08-27T19:56:00Z">
        <w:r w:rsidRPr="00655885" w:rsidDel="000370E0">
          <w:rPr>
            <w:rFonts w:ascii="David" w:hAnsi="David" w:cs="David"/>
            <w:sz w:val="20"/>
            <w:szCs w:val="20"/>
            <w:rtl/>
          </w:rPr>
          <w:delText>.  (</w:delText>
        </w:r>
        <w:r w:rsidR="00143058" w:rsidRPr="00655885" w:rsidDel="000370E0">
          <w:rPr>
            <w:rFonts w:ascii="David" w:hAnsi="David" w:cs="David" w:hint="cs"/>
            <w:sz w:val="20"/>
            <w:szCs w:val="20"/>
            <w:rtl/>
          </w:rPr>
          <w:delText>או:</w:delText>
        </w:r>
        <w:r w:rsidR="00143058" w:rsidRPr="00655885" w:rsidDel="000370E0">
          <w:rPr>
            <w:rFonts w:ascii="David" w:hAnsi="David" w:cs="David"/>
            <w:sz w:val="20"/>
            <w:szCs w:val="20"/>
            <w:lang w:val="en-US"/>
          </w:rPr>
          <w:delText xml:space="preserve"> </w:delText>
        </w:r>
        <w:r w:rsidRPr="00655885" w:rsidDel="000370E0">
          <w:rPr>
            <w:rFonts w:ascii="David" w:hAnsi="David" w:cs="David"/>
            <w:sz w:val="20"/>
            <w:szCs w:val="20"/>
            <w:highlight w:val="yellow"/>
            <w:rtl/>
          </w:rPr>
          <w:delText xml:space="preserve">שד"ל, פירוש לספר ישעיה, תל אביב תש"ל, עמ' </w:delText>
        </w:r>
        <w:r w:rsidRPr="00655885" w:rsidDel="000370E0">
          <w:rPr>
            <w:rFonts w:ascii="David" w:hAnsi="David" w:cs="David"/>
            <w:sz w:val="20"/>
            <w:szCs w:val="20"/>
            <w:rtl/>
          </w:rPr>
          <w:delText>18—19</w:delText>
        </w:r>
        <w:r w:rsidR="00B3753D" w:rsidDel="000370E0">
          <w:rPr>
            <w:rFonts w:ascii="David" w:hAnsi="David" w:cs="David" w:hint="cs"/>
            <w:sz w:val="20"/>
            <w:szCs w:val="20"/>
            <w:rtl/>
          </w:rPr>
          <w:delText>?</w:delText>
        </w:r>
        <w:r w:rsidRPr="00655885" w:rsidDel="000370E0">
          <w:rPr>
            <w:rFonts w:ascii="David" w:hAnsi="David" w:cs="David"/>
            <w:sz w:val="20"/>
            <w:szCs w:val="20"/>
            <w:rtl/>
          </w:rPr>
          <w:delText xml:space="preserve">). </w:delText>
        </w:r>
        <w:r w:rsidR="003A38F7" w:rsidDel="000370E0">
          <w:rPr>
            <w:rFonts w:ascii="David" w:hAnsi="David" w:cs="David" w:hint="cs"/>
            <w:sz w:val="20"/>
            <w:szCs w:val="20"/>
            <w:rtl/>
          </w:rPr>
          <w:delText xml:space="preserve">לבדוק </w:delText>
        </w:r>
        <w:r w:rsidR="003A38F7" w:rsidDel="000370E0">
          <w:rPr>
            <w:rFonts w:ascii="David" w:hAnsi="David" w:cs="David"/>
            <w:sz w:val="20"/>
            <w:szCs w:val="20"/>
            <w:lang w:val="en-US"/>
          </w:rPr>
          <w:delText>XX</w:delText>
        </w:r>
        <w:r w:rsidR="003A38F7" w:rsidDel="000370E0">
          <w:rPr>
            <w:rFonts w:ascii="David" w:hAnsi="David" w:cs="David" w:hint="cs"/>
            <w:sz w:val="20"/>
            <w:szCs w:val="20"/>
            <w:rtl/>
            <w:lang w:val="en-US"/>
          </w:rPr>
          <w:delText>.</w:delText>
        </w:r>
      </w:del>
      <w:r w:rsidR="003A38F7">
        <w:rPr>
          <w:rFonts w:ascii="David" w:hAnsi="David" w:cs="David" w:hint="cs"/>
          <w:sz w:val="20"/>
          <w:szCs w:val="20"/>
          <w:rtl/>
          <w:lang w:val="en-US"/>
        </w:rPr>
        <w:t xml:space="preserve"> </w:t>
      </w:r>
    </w:p>
  </w:footnote>
  <w:footnote w:id="5">
    <w:p w14:paraId="0D339DCA" w14:textId="77777777" w:rsidR="008F4549" w:rsidRPr="00655885" w:rsidRDefault="008F4549" w:rsidP="003470AB">
      <w:pPr>
        <w:bidi/>
        <w:spacing w:after="0"/>
        <w:contextualSpacing/>
        <w:jc w:val="both"/>
        <w:rPr>
          <w:rFonts w:ascii="David" w:hAnsi="David" w:cs="David"/>
          <w:sz w:val="20"/>
          <w:szCs w:val="20"/>
        </w:rPr>
      </w:pPr>
      <w:r w:rsidRPr="00655885">
        <w:rPr>
          <w:rStyle w:val="FootnoteReference"/>
          <w:rFonts w:ascii="David" w:hAnsi="David" w:cs="David"/>
          <w:sz w:val="20"/>
          <w:szCs w:val="20"/>
        </w:rPr>
        <w:footnoteRef/>
      </w:r>
      <w:r w:rsidRPr="00655885">
        <w:rPr>
          <w:rFonts w:ascii="David" w:hAnsi="David" w:cs="David"/>
          <w:sz w:val="20"/>
          <w:szCs w:val="20"/>
          <w:rtl/>
        </w:rPr>
        <w:t xml:space="preserve"> </w:t>
      </w:r>
      <w:r w:rsidRPr="00655885">
        <w:rPr>
          <w:rFonts w:ascii="David" w:hAnsi="David" w:cs="David"/>
          <w:sz w:val="20"/>
          <w:szCs w:val="20"/>
          <w:rtl/>
        </w:rPr>
        <w:t xml:space="preserve">אם כי קיים פער בין שני המופעים בספר שמות, שבהם סביר יותר לקרוא את הפסוקים כמתייחסים לראיית פני ה', ובין הפסוקים בספר דברים, שבהם סביר יותר כי מדובר על היראות לפני ה'. </w:t>
      </w:r>
    </w:p>
  </w:footnote>
  <w:footnote w:id="6">
    <w:p w14:paraId="10390070" w14:textId="5B5C4313" w:rsidR="008F4549" w:rsidRPr="00655885" w:rsidRDefault="008F4549" w:rsidP="003470AB">
      <w:pPr>
        <w:pStyle w:val="FootnoteText"/>
        <w:spacing w:after="0"/>
        <w:contextualSpacing/>
        <w:jc w:val="both"/>
        <w:rPr>
          <w:rFonts w:ascii="David" w:hAnsi="David" w:cs="David"/>
        </w:rPr>
      </w:pPr>
      <w:r w:rsidRPr="00655885">
        <w:rPr>
          <w:rStyle w:val="FootnoteReference"/>
          <w:rFonts w:ascii="David" w:eastAsiaTheme="majorEastAsia" w:hAnsi="David" w:cs="David"/>
        </w:rPr>
        <w:footnoteRef/>
      </w:r>
      <w:r w:rsidRPr="00655885">
        <w:rPr>
          <w:rFonts w:ascii="David" w:hAnsi="David" w:cs="David"/>
          <w:rtl/>
        </w:rPr>
        <w:t xml:space="preserve"> </w:t>
      </w:r>
      <w:r w:rsidRPr="00655885">
        <w:rPr>
          <w:rFonts w:ascii="David" w:hAnsi="David" w:cs="David"/>
          <w:rtl/>
        </w:rPr>
        <w:t>הדרשה מופיעה כבר ב</w:t>
      </w:r>
      <w:r w:rsidR="00D8191C">
        <w:rPr>
          <w:rFonts w:ascii="David" w:hAnsi="David" w:cs="David" w:hint="cs"/>
          <w:rtl/>
        </w:rPr>
        <w:t xml:space="preserve">ספרי דברים </w:t>
      </w:r>
      <w:proofErr w:type="spellStart"/>
      <w:r w:rsidR="00D8191C">
        <w:rPr>
          <w:rFonts w:ascii="David" w:hAnsi="David" w:cs="David" w:hint="cs"/>
          <w:rtl/>
        </w:rPr>
        <w:t>פיסקא</w:t>
      </w:r>
      <w:proofErr w:type="spellEnd"/>
      <w:r w:rsidR="00D8191C">
        <w:rPr>
          <w:rFonts w:ascii="David" w:hAnsi="David" w:cs="David" w:hint="cs"/>
          <w:rtl/>
        </w:rPr>
        <w:t xml:space="preserve"> </w:t>
      </w:r>
      <w:proofErr w:type="spellStart"/>
      <w:r w:rsidR="00D8191C">
        <w:rPr>
          <w:rFonts w:ascii="David" w:hAnsi="David" w:cs="David" w:hint="cs"/>
          <w:rtl/>
        </w:rPr>
        <w:t>קמג</w:t>
      </w:r>
      <w:proofErr w:type="spellEnd"/>
      <w:r w:rsidRPr="00655885">
        <w:rPr>
          <w:rFonts w:ascii="David" w:hAnsi="David" w:cs="David"/>
          <w:rtl/>
        </w:rPr>
        <w:t xml:space="preserve">, אך </w:t>
      </w:r>
      <w:r w:rsidR="00D8191C">
        <w:rPr>
          <w:rFonts w:ascii="David" w:hAnsi="David" w:cs="David" w:hint="cs"/>
          <w:rtl/>
        </w:rPr>
        <w:t>ללא</w:t>
      </w:r>
      <w:r w:rsidRPr="00655885">
        <w:rPr>
          <w:rFonts w:ascii="David" w:hAnsi="David" w:cs="David"/>
          <w:rtl/>
        </w:rPr>
        <w:t xml:space="preserve"> ההדגשה של שני אופני הקריאה של המילה 'יראה'. </w:t>
      </w:r>
    </w:p>
  </w:footnote>
  <w:footnote w:id="7">
    <w:p w14:paraId="2A97FA58" w14:textId="72DD85D5" w:rsidR="004C519D" w:rsidRPr="00655885" w:rsidRDefault="004C519D" w:rsidP="003470AB">
      <w:pPr>
        <w:pStyle w:val="FootnoteText"/>
        <w:spacing w:after="0"/>
        <w:contextualSpacing/>
        <w:jc w:val="both"/>
        <w:rPr>
          <w:rFonts w:ascii="David" w:hAnsi="David" w:cs="David"/>
        </w:rPr>
      </w:pPr>
      <w:r w:rsidRPr="00655885">
        <w:rPr>
          <w:rStyle w:val="FootnoteReference"/>
          <w:rFonts w:ascii="David" w:hAnsi="David" w:cs="David"/>
        </w:rPr>
        <w:footnoteRef/>
      </w:r>
      <w:r w:rsidRPr="00655885">
        <w:rPr>
          <w:rFonts w:ascii="David" w:hAnsi="David" w:cs="David"/>
          <w:rtl/>
        </w:rPr>
        <w:t xml:space="preserve"> </w:t>
      </w:r>
      <w:r w:rsidRPr="00655885">
        <w:rPr>
          <w:rFonts w:ascii="David" w:hAnsi="David" w:cs="David"/>
          <w:rtl/>
        </w:rPr>
        <w:t>אכן, בבראשית רבה מופיעה דרשה הדומה לדברים במשנתנו, אך מתבהרת הכוונה שאין לעסוק בנושאים מעבר לגדרו של עולם: "</w:t>
      </w:r>
      <w:ins w:id="73" w:author="Yotam Fromm" w:date="2025-08-27T23:06:00Z" w16du:dateUtc="2025-08-27T20:06:00Z">
        <w:r w:rsidR="00E003DD" w:rsidRPr="00E003DD">
          <w:rPr>
            <w:rFonts w:ascii="David" w:hAnsi="David" w:cs="David" w:hint="cs"/>
            <w:rtl/>
          </w:rPr>
          <w:t>הֲזֹאת</w:t>
        </w:r>
        <w:r w:rsidR="00E003DD" w:rsidRPr="00E003DD">
          <w:rPr>
            <w:rFonts w:ascii="David" w:hAnsi="David" w:cs="David"/>
            <w:rtl/>
          </w:rPr>
          <w:t xml:space="preserve"> </w:t>
        </w:r>
        <w:r w:rsidR="00E003DD" w:rsidRPr="00E003DD">
          <w:rPr>
            <w:rFonts w:ascii="David" w:hAnsi="David" w:cs="David" w:hint="cs"/>
            <w:rtl/>
          </w:rPr>
          <w:t>יָדַעְתָּ</w:t>
        </w:r>
        <w:r w:rsidR="00E003DD" w:rsidRPr="00E003DD">
          <w:rPr>
            <w:rFonts w:ascii="David" w:hAnsi="David" w:cs="David"/>
            <w:rtl/>
          </w:rPr>
          <w:t xml:space="preserve"> </w:t>
        </w:r>
        <w:proofErr w:type="spellStart"/>
        <w:r w:rsidR="00E003DD" w:rsidRPr="00E003DD">
          <w:rPr>
            <w:rFonts w:ascii="David" w:hAnsi="David" w:cs="David" w:hint="cs"/>
            <w:rtl/>
          </w:rPr>
          <w:t>מִנִּי־עַד</w:t>
        </w:r>
      </w:ins>
      <w:proofErr w:type="spellEnd"/>
      <w:del w:id="74" w:author="Yotam Fromm" w:date="2025-08-27T23:06:00Z" w16du:dateUtc="2025-08-27T20:06:00Z">
        <w:r w:rsidRPr="00655885" w:rsidDel="00E003DD">
          <w:rPr>
            <w:rFonts w:ascii="David" w:hAnsi="David" w:cs="David"/>
            <w:rtl/>
          </w:rPr>
          <w:delText>הזאת ידעתה מני עד</w:delText>
        </w:r>
      </w:del>
      <w:r w:rsidRPr="00655885">
        <w:rPr>
          <w:rFonts w:ascii="David" w:hAnsi="David" w:cs="David"/>
          <w:rtl/>
        </w:rPr>
        <w:t>" (איוב כ, ד): התורה יודעת מה היה קודם ברייתו שלעולם אבל אתה אין לך עסק לדרוש אלא "</w:t>
      </w:r>
      <w:ins w:id="75" w:author="Yotam Fromm" w:date="2025-08-27T23:06:00Z" w16du:dateUtc="2025-08-27T20:06:00Z">
        <w:r w:rsidR="00E003DD" w:rsidRPr="00E003DD">
          <w:rPr>
            <w:rFonts w:ascii="David" w:hAnsi="David" w:cs="David" w:hint="cs"/>
            <w:rtl/>
          </w:rPr>
          <w:t>מִנִּי</w:t>
        </w:r>
        <w:r w:rsidR="00E003DD" w:rsidRPr="00E003DD">
          <w:rPr>
            <w:rFonts w:ascii="David" w:hAnsi="David" w:cs="David"/>
            <w:rtl/>
          </w:rPr>
          <w:t xml:space="preserve"> </w:t>
        </w:r>
        <w:r w:rsidR="00E003DD" w:rsidRPr="00E003DD">
          <w:rPr>
            <w:rFonts w:ascii="David" w:hAnsi="David" w:cs="David" w:hint="cs"/>
            <w:rtl/>
          </w:rPr>
          <w:t>שִׂים</w:t>
        </w:r>
        <w:r w:rsidR="00E003DD" w:rsidRPr="00E003DD">
          <w:rPr>
            <w:rFonts w:ascii="David" w:hAnsi="David" w:cs="David"/>
            <w:rtl/>
          </w:rPr>
          <w:t xml:space="preserve"> </w:t>
        </w:r>
        <w:r w:rsidR="00E003DD" w:rsidRPr="00E003DD">
          <w:rPr>
            <w:rFonts w:ascii="David" w:hAnsi="David" w:cs="David" w:hint="cs"/>
            <w:rtl/>
          </w:rPr>
          <w:t>אָדָם</w:t>
        </w:r>
        <w:r w:rsidR="00E003DD" w:rsidRPr="00E003DD">
          <w:rPr>
            <w:rFonts w:ascii="David" w:hAnsi="David" w:cs="David"/>
            <w:rtl/>
          </w:rPr>
          <w:t xml:space="preserve"> </w:t>
        </w:r>
        <w:proofErr w:type="spellStart"/>
        <w:r w:rsidR="00E003DD" w:rsidRPr="00E003DD">
          <w:rPr>
            <w:rFonts w:ascii="David" w:hAnsi="David" w:cs="David" w:hint="cs"/>
            <w:rtl/>
          </w:rPr>
          <w:t>עֲלֵי־אָרֶץ</w:t>
        </w:r>
      </w:ins>
      <w:proofErr w:type="spellEnd"/>
      <w:del w:id="76" w:author="Yotam Fromm" w:date="2025-08-27T23:06:00Z" w16du:dateUtc="2025-08-27T20:06:00Z">
        <w:r w:rsidRPr="00655885" w:rsidDel="00E003DD">
          <w:rPr>
            <w:rFonts w:ascii="David" w:hAnsi="David" w:cs="David"/>
            <w:rtl/>
          </w:rPr>
          <w:delText>מני שים אדם עלי ארץ</w:delText>
        </w:r>
      </w:del>
      <w:r w:rsidRPr="00655885">
        <w:rPr>
          <w:rFonts w:ascii="David" w:hAnsi="David" w:cs="David"/>
          <w:rtl/>
        </w:rPr>
        <w:t xml:space="preserve">" (שם). ר' לעזר בשם בר סירה (אמר) בגדול ממך בל תדרוש, בחזק ממך בל תחקור, במופלא ממך בל תדע, [במכוסה ממך בל תשאל], במה </w:t>
      </w:r>
      <w:proofErr w:type="spellStart"/>
      <w:r w:rsidRPr="00655885">
        <w:rPr>
          <w:rFonts w:ascii="David" w:hAnsi="David" w:cs="David"/>
          <w:rtl/>
        </w:rPr>
        <w:t>שהורשיתה</w:t>
      </w:r>
      <w:proofErr w:type="spellEnd"/>
      <w:r w:rsidRPr="00655885">
        <w:rPr>
          <w:rFonts w:ascii="David" w:hAnsi="David" w:cs="David"/>
          <w:rtl/>
        </w:rPr>
        <w:t xml:space="preserve"> התבונן, אין לך עסק בנסתרות" (בראשית רבה ח, </w:t>
      </w:r>
      <w:proofErr w:type="spellStart"/>
      <w:r w:rsidRPr="00655885">
        <w:rPr>
          <w:rFonts w:ascii="David" w:hAnsi="David" w:cs="David"/>
          <w:rtl/>
        </w:rPr>
        <w:t>כו</w:t>
      </w:r>
      <w:proofErr w:type="spellEnd"/>
      <w:r w:rsidRPr="00655885">
        <w:rPr>
          <w:rFonts w:ascii="David" w:hAnsi="David" w:cs="David"/>
          <w:rtl/>
        </w:rPr>
        <w:t xml:space="preserve">). הדברים מספר בן </w:t>
      </w:r>
      <w:proofErr w:type="spellStart"/>
      <w:r w:rsidRPr="00655885">
        <w:rPr>
          <w:rFonts w:ascii="David" w:hAnsi="David" w:cs="David"/>
          <w:rtl/>
        </w:rPr>
        <w:t>סירא</w:t>
      </w:r>
      <w:proofErr w:type="spellEnd"/>
      <w:r w:rsidRPr="00655885">
        <w:rPr>
          <w:rFonts w:ascii="David" w:hAnsi="David" w:cs="David"/>
          <w:rtl/>
        </w:rPr>
        <w:t xml:space="preserve">, בן המאה </w:t>
      </w:r>
      <w:proofErr w:type="spellStart"/>
      <w:r w:rsidRPr="00655885">
        <w:rPr>
          <w:rFonts w:ascii="David" w:hAnsi="David" w:cs="David"/>
          <w:rtl/>
        </w:rPr>
        <w:t>השניה</w:t>
      </w:r>
      <w:proofErr w:type="spellEnd"/>
      <w:r w:rsidRPr="00655885">
        <w:rPr>
          <w:rFonts w:ascii="David" w:hAnsi="David" w:cs="David"/>
          <w:rtl/>
        </w:rPr>
        <w:t xml:space="preserve"> לפני הספירה, מצוטטים אף בירושלמי חגיגה </w:t>
      </w:r>
      <w:r w:rsidR="00125B37" w:rsidRPr="00655885">
        <w:rPr>
          <w:rFonts w:ascii="David" w:hAnsi="David" w:cs="David"/>
          <w:rtl/>
        </w:rPr>
        <w:t>ב, א</w:t>
      </w:r>
      <w:r w:rsidRPr="00655885">
        <w:rPr>
          <w:rFonts w:ascii="David" w:hAnsi="David" w:cs="David"/>
          <w:rtl/>
        </w:rPr>
        <w:t xml:space="preserve">, עז ע"ג; בבלי חגיגה </w:t>
      </w:r>
      <w:proofErr w:type="spellStart"/>
      <w:r w:rsidRPr="00655885">
        <w:rPr>
          <w:rFonts w:ascii="David" w:hAnsi="David" w:cs="David"/>
          <w:rtl/>
        </w:rPr>
        <w:t>יג</w:t>
      </w:r>
      <w:proofErr w:type="spellEnd"/>
      <w:r w:rsidRPr="00655885">
        <w:rPr>
          <w:rFonts w:ascii="David" w:hAnsi="David" w:cs="David"/>
          <w:rtl/>
        </w:rPr>
        <w:t xml:space="preserve"> ע"א.</w:t>
      </w:r>
    </w:p>
  </w:footnote>
  <w:footnote w:id="8">
    <w:p w14:paraId="290987E8" w14:textId="7E9C7E9C" w:rsidR="00975011" w:rsidRPr="00655885" w:rsidRDefault="00975011" w:rsidP="003470AB">
      <w:pPr>
        <w:pStyle w:val="FootnoteText"/>
        <w:spacing w:after="0"/>
        <w:contextualSpacing/>
        <w:jc w:val="both"/>
        <w:rPr>
          <w:rFonts w:ascii="David" w:hAnsi="David" w:cs="David" w:hint="cs"/>
          <w:rtl/>
        </w:rPr>
      </w:pPr>
      <w:r w:rsidRPr="00655885">
        <w:rPr>
          <w:rStyle w:val="FootnoteReference"/>
          <w:rFonts w:ascii="David" w:eastAsiaTheme="majorEastAsia" w:hAnsi="David" w:cs="David"/>
        </w:rPr>
        <w:footnoteRef/>
      </w:r>
      <w:r w:rsidRPr="00655885">
        <w:rPr>
          <w:rFonts w:ascii="David" w:hAnsi="David" w:cs="David"/>
          <w:rtl/>
        </w:rPr>
        <w:t xml:space="preserve"> </w:t>
      </w:r>
      <w:r w:rsidRPr="00655885">
        <w:rPr>
          <w:rFonts w:ascii="David" w:hAnsi="David" w:cs="David"/>
          <w:rtl/>
        </w:rPr>
        <w:t xml:space="preserve">להרחבה על חוש הראייה במסכת חגיגה, </w:t>
      </w:r>
      <w:del w:id="81" w:author="Yotam Fromm" w:date="2025-08-27T23:10:00Z" w16du:dateUtc="2025-08-27T20:10:00Z">
        <w:r w:rsidRPr="00655885" w:rsidDel="00E003DD">
          <w:rPr>
            <w:rFonts w:ascii="David" w:hAnsi="David" w:cs="David"/>
            <w:rtl/>
          </w:rPr>
          <w:delText xml:space="preserve">ראו ניס, חוש הראייה, עמ' 41-81. </w:delText>
        </w:r>
        <w:r w:rsidR="003A38F7" w:rsidDel="00E003DD">
          <w:rPr>
            <w:rFonts w:ascii="David" w:hAnsi="David" w:cs="David"/>
          </w:rPr>
          <w:delText>Rachel Neis, Sense of Sight XX</w:delText>
        </w:r>
      </w:del>
      <w:ins w:id="82" w:author="Yotam Fromm" w:date="2025-08-27T23:10:00Z" w16du:dateUtc="2025-08-27T20:10:00Z">
        <w:r w:rsidR="00E003DD">
          <w:rPr>
            <w:rFonts w:ascii="David" w:hAnsi="David" w:cs="David" w:hint="cs"/>
            <w:rtl/>
          </w:rPr>
          <w:t xml:space="preserve">ראו </w:t>
        </w:r>
        <w:r w:rsidR="00E003DD" w:rsidRPr="00E003DD">
          <w:rPr>
            <w:rFonts w:ascii="David" w:hAnsi="David" w:cs="David"/>
          </w:rPr>
          <w:t xml:space="preserve">Neis, Rachel. “God Gazing and </w:t>
        </w:r>
        <w:proofErr w:type="spellStart"/>
        <w:r w:rsidR="00E003DD" w:rsidRPr="00E003DD">
          <w:rPr>
            <w:rFonts w:ascii="David" w:hAnsi="David" w:cs="David"/>
          </w:rPr>
          <w:t>Homovisuality</w:t>
        </w:r>
        <w:proofErr w:type="spellEnd"/>
        <w:r w:rsidR="00E003DD" w:rsidRPr="00E003DD">
          <w:rPr>
            <w:rFonts w:ascii="David" w:hAnsi="David" w:cs="David"/>
          </w:rPr>
          <w:t>.” Chapter. In The Sense of Sight in Rabbinic Culture: Jewish Ways of Seeing in Late Antiquity, 41–81. Greek Culture in the Roman World. Cambridge: Cambridge University Press, 2013</w:t>
        </w:r>
        <w:r w:rsidR="00E003DD" w:rsidRPr="00E003DD">
          <w:rPr>
            <w:rFonts w:ascii="David" w:hAnsi="David" w:cs="David"/>
            <w:rtl/>
          </w:rPr>
          <w:t>.</w:t>
        </w:r>
        <w:r w:rsidR="00E003DD">
          <w:rPr>
            <w:rFonts w:ascii="David" w:hAnsi="David" w:cs="David" w:hint="cs"/>
            <w:rtl/>
          </w:rPr>
          <w:t xml:space="preserve"> </w:t>
        </w:r>
      </w:ins>
      <w:ins w:id="83" w:author="Yotam Fromm" w:date="2025-08-27T23:11:00Z" w16du:dateUtc="2025-08-27T20:11:00Z">
        <w:r w:rsidR="00E003DD">
          <w:rPr>
            <w:rFonts w:ascii="David" w:hAnsi="David" w:cs="David" w:hint="cs"/>
            <w:rtl/>
          </w:rPr>
          <w:t>[[אני לא בטוח בפורמט של הציטוט, אז המקור הוא</w:t>
        </w:r>
      </w:ins>
      <w:ins w:id="84" w:author="Yotam Fromm" w:date="2025-08-27T23:12:00Z" w16du:dateUtc="2025-08-27T20:12:00Z">
        <w:r w:rsidR="00E003DD">
          <w:rPr>
            <w:rFonts w:ascii="David" w:hAnsi="David" w:cs="David" w:hint="cs"/>
            <w:rtl/>
          </w:rPr>
          <w:t xml:space="preserve"> בקישור -</w:t>
        </w:r>
      </w:ins>
      <w:ins w:id="85" w:author="Yotam Fromm" w:date="2025-08-27T23:11:00Z" w16du:dateUtc="2025-08-27T20:11:00Z">
        <w:r w:rsidR="00E003DD">
          <w:rPr>
            <w:rFonts w:ascii="David" w:hAnsi="David" w:cs="David" w:hint="cs"/>
            <w:rtl/>
          </w:rPr>
          <w:t xml:space="preserve"> </w:t>
        </w:r>
      </w:ins>
      <w:ins w:id="86" w:author="Yotam Fromm" w:date="2025-08-27T23:12:00Z" w16du:dateUtc="2025-08-27T20:12:00Z">
        <w:r w:rsidR="00E003DD">
          <w:rPr>
            <w:rFonts w:ascii="David" w:hAnsi="David" w:cs="David"/>
            <w:rtl/>
          </w:rPr>
          <w:fldChar w:fldCharType="begin"/>
        </w:r>
        <w:r w:rsidR="00E003DD">
          <w:rPr>
            <w:rFonts w:ascii="David" w:hAnsi="David" w:cs="David" w:hint="cs"/>
          </w:rPr>
          <w:instrText>HYPERLINK</w:instrText>
        </w:r>
        <w:r w:rsidR="00E003DD">
          <w:rPr>
            <w:rFonts w:ascii="David" w:hAnsi="David" w:cs="David" w:hint="cs"/>
            <w:rtl/>
          </w:rPr>
          <w:instrText xml:space="preserve"> "</w:instrText>
        </w:r>
        <w:r w:rsidR="00E003DD">
          <w:rPr>
            <w:rFonts w:ascii="David" w:hAnsi="David" w:cs="David" w:hint="cs"/>
          </w:rPr>
          <w:instrText>https://www.cambridge.org/core/books/sense-of-sight-in-rabbinic-culture/god-gazing-and-homovisuality/B1D8E0FBEB6F9ABCE63AF6F2E4E3C095</w:instrText>
        </w:r>
        <w:r w:rsidR="00E003DD">
          <w:rPr>
            <w:rFonts w:ascii="David" w:hAnsi="David" w:cs="David" w:hint="cs"/>
            <w:rtl/>
          </w:rPr>
          <w:instrText>"</w:instrText>
        </w:r>
        <w:r w:rsidR="00E003DD">
          <w:rPr>
            <w:rFonts w:ascii="David" w:hAnsi="David" w:cs="David"/>
            <w:rtl/>
          </w:rPr>
        </w:r>
        <w:r w:rsidR="00E003DD">
          <w:rPr>
            <w:rFonts w:ascii="David" w:hAnsi="David" w:cs="David"/>
            <w:rtl/>
          </w:rPr>
          <w:fldChar w:fldCharType="separate"/>
        </w:r>
        <w:r w:rsidR="00E003DD" w:rsidRPr="00E003DD">
          <w:rPr>
            <w:rStyle w:val="Hyperlink"/>
            <w:rFonts w:ascii="David" w:hAnsi="David" w:cs="David" w:hint="cs"/>
            <w:rtl/>
          </w:rPr>
          <w:t>כאן</w:t>
        </w:r>
        <w:r w:rsidR="00E003DD">
          <w:rPr>
            <w:rFonts w:ascii="David" w:hAnsi="David" w:cs="David"/>
            <w:rtl/>
          </w:rPr>
          <w:fldChar w:fldCharType="end"/>
        </w:r>
        <w:r w:rsidR="00E003DD">
          <w:rPr>
            <w:rFonts w:ascii="David" w:hAnsi="David" w:cs="David" w:hint="cs"/>
            <w:rtl/>
          </w:rPr>
          <w:t>]]</w:t>
        </w:r>
      </w:ins>
    </w:p>
  </w:footnote>
  <w:footnote w:id="9">
    <w:p w14:paraId="24AC1D04" w14:textId="5FB3202A" w:rsidR="007C5A5D" w:rsidRPr="00655885" w:rsidRDefault="007C5A5D" w:rsidP="003470AB">
      <w:pPr>
        <w:pStyle w:val="FootnoteText"/>
        <w:spacing w:after="0"/>
        <w:contextualSpacing/>
        <w:jc w:val="both"/>
        <w:rPr>
          <w:rFonts w:ascii="David" w:hAnsi="David" w:cs="David"/>
        </w:rPr>
      </w:pPr>
      <w:r w:rsidRPr="00655885">
        <w:rPr>
          <w:rStyle w:val="FootnoteReference"/>
          <w:rFonts w:ascii="David" w:hAnsi="David" w:cs="David"/>
        </w:rPr>
        <w:footnoteRef/>
      </w:r>
      <w:r w:rsidRPr="00655885">
        <w:rPr>
          <w:rFonts w:ascii="David" w:hAnsi="David" w:cs="David"/>
          <w:rtl/>
        </w:rPr>
        <w:t xml:space="preserve"> </w:t>
      </w:r>
      <w:r w:rsidR="003D10D4" w:rsidRPr="00655885">
        <w:rPr>
          <w:rFonts w:ascii="David" w:hAnsi="David" w:cs="David" w:hint="cs"/>
          <w:rtl/>
        </w:rPr>
        <w:t>מסורת זו מזכירה</w:t>
      </w:r>
      <w:r w:rsidRPr="00655885">
        <w:rPr>
          <w:rFonts w:ascii="David" w:hAnsi="David" w:cs="David"/>
          <w:rtl/>
        </w:rPr>
        <w:t xml:space="preserve"> גם את ה</w:t>
      </w:r>
      <w:r w:rsidR="003D10D4" w:rsidRPr="00655885">
        <w:rPr>
          <w:rFonts w:ascii="David" w:hAnsi="David" w:cs="David" w:hint="cs"/>
          <w:rtl/>
        </w:rPr>
        <w:t>נאמר</w:t>
      </w:r>
      <w:r w:rsidRPr="00655885">
        <w:rPr>
          <w:rFonts w:ascii="David" w:hAnsi="David" w:cs="David"/>
          <w:rtl/>
        </w:rPr>
        <w:t xml:space="preserve"> במסכת יומא: "אמר רב </w:t>
      </w:r>
      <w:proofErr w:type="spellStart"/>
      <w:r w:rsidRPr="00655885">
        <w:rPr>
          <w:rFonts w:ascii="David" w:hAnsi="David" w:cs="David"/>
          <w:rtl/>
        </w:rPr>
        <w:t>קטינא</w:t>
      </w:r>
      <w:proofErr w:type="spellEnd"/>
      <w:r w:rsidRPr="00655885">
        <w:rPr>
          <w:rFonts w:ascii="David" w:hAnsi="David" w:cs="David"/>
          <w:rtl/>
        </w:rPr>
        <w:t xml:space="preserve">: בשעה שהיו ישראל </w:t>
      </w:r>
      <w:proofErr w:type="spellStart"/>
      <w:r w:rsidRPr="00655885">
        <w:rPr>
          <w:rFonts w:ascii="David" w:hAnsi="David" w:cs="David"/>
          <w:rtl/>
        </w:rPr>
        <w:t>עולין</w:t>
      </w:r>
      <w:proofErr w:type="spellEnd"/>
      <w:r w:rsidRPr="00655885">
        <w:rPr>
          <w:rFonts w:ascii="David" w:hAnsi="David" w:cs="David"/>
          <w:rtl/>
        </w:rPr>
        <w:t xml:space="preserve"> לרגל </w:t>
      </w:r>
      <w:proofErr w:type="spellStart"/>
      <w:r w:rsidRPr="00655885">
        <w:rPr>
          <w:rFonts w:ascii="David" w:hAnsi="David" w:cs="David"/>
          <w:rtl/>
        </w:rPr>
        <w:t>מגללין</w:t>
      </w:r>
      <w:proofErr w:type="spellEnd"/>
      <w:r w:rsidRPr="00655885">
        <w:rPr>
          <w:rFonts w:ascii="David" w:hAnsi="David" w:cs="David"/>
          <w:rtl/>
        </w:rPr>
        <w:t xml:space="preserve"> להם את הפרוכת </w:t>
      </w:r>
      <w:proofErr w:type="spellStart"/>
      <w:r w:rsidRPr="00655885">
        <w:rPr>
          <w:rFonts w:ascii="David" w:hAnsi="David" w:cs="David"/>
          <w:rtl/>
        </w:rPr>
        <w:t>ומראין</w:t>
      </w:r>
      <w:proofErr w:type="spellEnd"/>
      <w:r w:rsidRPr="00655885">
        <w:rPr>
          <w:rFonts w:ascii="David" w:hAnsi="David" w:cs="David"/>
          <w:rtl/>
        </w:rPr>
        <w:t xml:space="preserve"> להם את הכרובים שהיו מעורים זה בזה, ואומרים להן:</w:t>
      </w:r>
      <w:r w:rsidRPr="00655885">
        <w:rPr>
          <w:rFonts w:ascii="David" w:hAnsi="David" w:cs="David"/>
        </w:rPr>
        <w:t xml:space="preserve"> </w:t>
      </w:r>
      <w:r w:rsidRPr="00655885">
        <w:rPr>
          <w:rFonts w:ascii="David" w:hAnsi="David" w:cs="David"/>
          <w:rtl/>
        </w:rPr>
        <w:t xml:space="preserve">ראו חיבתכם לפני המקום כחיבת זכר ונקבה" (בבלי יומא נד ע"א). </w:t>
      </w:r>
    </w:p>
  </w:footnote>
  <w:footnote w:id="10">
    <w:p w14:paraId="1BF91963" w14:textId="7C82E327" w:rsidR="00E95F81" w:rsidRPr="00655885" w:rsidRDefault="00E95F81" w:rsidP="003470AB">
      <w:pPr>
        <w:pStyle w:val="FootnoteText"/>
        <w:spacing w:after="0"/>
        <w:contextualSpacing/>
        <w:jc w:val="both"/>
        <w:rPr>
          <w:rFonts w:ascii="David" w:hAnsi="David" w:cs="David"/>
        </w:rPr>
      </w:pPr>
      <w:r w:rsidRPr="00655885">
        <w:rPr>
          <w:rStyle w:val="FootnoteReference"/>
          <w:rFonts w:ascii="David" w:hAnsi="David" w:cs="David"/>
        </w:rPr>
        <w:footnoteRef/>
      </w:r>
      <w:r w:rsidRPr="00655885">
        <w:rPr>
          <w:rFonts w:ascii="David" w:hAnsi="David" w:cs="David"/>
          <w:rtl/>
        </w:rPr>
        <w:t xml:space="preserve"> </w:t>
      </w:r>
      <w:r w:rsidRPr="00655885">
        <w:rPr>
          <w:rFonts w:ascii="David" w:hAnsi="David" w:cs="David"/>
          <w:rtl/>
        </w:rPr>
        <w:t xml:space="preserve">ראו </w:t>
      </w:r>
      <w:r w:rsidRPr="00655885">
        <w:rPr>
          <w:rFonts w:ascii="David" w:hAnsi="David" w:cs="David" w:hint="cs"/>
          <w:rtl/>
        </w:rPr>
        <w:t xml:space="preserve">ישראל </w:t>
      </w:r>
      <w:proofErr w:type="spellStart"/>
      <w:r w:rsidRPr="00655885">
        <w:rPr>
          <w:rFonts w:ascii="David" w:hAnsi="David" w:cs="David" w:hint="cs"/>
          <w:rtl/>
        </w:rPr>
        <w:t>קנוהל</w:t>
      </w:r>
      <w:proofErr w:type="spellEnd"/>
      <w:r w:rsidRPr="00655885">
        <w:rPr>
          <w:rFonts w:ascii="David" w:hAnsi="David" w:cs="David" w:hint="cs"/>
          <w:rtl/>
        </w:rPr>
        <w:t xml:space="preserve">, </w:t>
      </w:r>
      <w:r w:rsidR="00467E34" w:rsidRPr="00655885">
        <w:rPr>
          <w:rFonts w:ascii="David" w:hAnsi="David" w:cs="David" w:hint="cs"/>
          <w:rtl/>
        </w:rPr>
        <w:t xml:space="preserve">"פולמוס הכיתות בימי בית שני והאסכולות </w:t>
      </w:r>
      <w:proofErr w:type="spellStart"/>
      <w:r w:rsidR="00467E34" w:rsidRPr="00655885">
        <w:rPr>
          <w:rFonts w:ascii="David" w:hAnsi="David" w:cs="David" w:hint="cs"/>
          <w:rtl/>
        </w:rPr>
        <w:t>הכהניות</w:t>
      </w:r>
      <w:proofErr w:type="spellEnd"/>
      <w:r w:rsidR="00467E34" w:rsidRPr="00655885">
        <w:rPr>
          <w:rFonts w:ascii="David" w:hAnsi="David" w:cs="David" w:hint="cs"/>
          <w:rtl/>
        </w:rPr>
        <w:t xml:space="preserve"> שבתורה:</w:t>
      </w:r>
      <w:r w:rsidR="00467E34" w:rsidRPr="00655885">
        <w:rPr>
          <w:rFonts w:ascii="David" w:hAnsi="David" w:cs="David"/>
        </w:rPr>
        <w:t xml:space="preserve"> </w:t>
      </w:r>
      <w:r w:rsidR="00467E34" w:rsidRPr="00655885">
        <w:rPr>
          <w:rFonts w:ascii="David" w:hAnsi="David" w:cs="David" w:hint="cs"/>
          <w:rtl/>
        </w:rPr>
        <w:t>שאלת שיתוף העם בעבודת המקדש במועדים", תרביץ ס (תשנ"א), עמ' 139</w:t>
      </w:r>
      <w:r w:rsidR="00467E34" w:rsidRPr="00655885">
        <w:rPr>
          <w:rFonts w:ascii="David" w:hAnsi="David" w:cs="David"/>
          <w:rtl/>
        </w:rPr>
        <w:t>—</w:t>
      </w:r>
      <w:r w:rsidR="00467E34" w:rsidRPr="00655885">
        <w:rPr>
          <w:rFonts w:ascii="David" w:hAnsi="David" w:cs="David" w:hint="cs"/>
          <w:rtl/>
        </w:rPr>
        <w:t>146</w:t>
      </w:r>
      <w:r w:rsidRPr="00655885">
        <w:rPr>
          <w:rFonts w:ascii="David" w:hAnsi="David" w:cs="David" w:hint="cs"/>
          <w:rtl/>
        </w:rPr>
        <w:t xml:space="preserve">; </w:t>
      </w:r>
      <w:r w:rsidRPr="00655885">
        <w:rPr>
          <w:rFonts w:ascii="David" w:hAnsi="David" w:cs="David"/>
          <w:rtl/>
        </w:rPr>
        <w:t xml:space="preserve">חנן גפני, "ראיית פני האל ברגל וחתימתה של מסכת חגיגה", נטועים </w:t>
      </w:r>
      <w:proofErr w:type="spellStart"/>
      <w:r w:rsidRPr="00655885">
        <w:rPr>
          <w:rFonts w:ascii="David" w:hAnsi="David" w:cs="David"/>
          <w:rtl/>
        </w:rPr>
        <w:t>כא</w:t>
      </w:r>
      <w:proofErr w:type="spellEnd"/>
      <w:r w:rsidRPr="00655885">
        <w:rPr>
          <w:rFonts w:ascii="David" w:hAnsi="David" w:cs="David"/>
          <w:rtl/>
        </w:rPr>
        <w:t xml:space="preserve"> (</w:t>
      </w:r>
      <w:proofErr w:type="spellStart"/>
      <w:r w:rsidR="00467E34" w:rsidRPr="00655885">
        <w:rPr>
          <w:rFonts w:ascii="David" w:hAnsi="David" w:cs="David" w:hint="cs"/>
          <w:rtl/>
        </w:rPr>
        <w:t>תש"ף</w:t>
      </w:r>
      <w:proofErr w:type="spellEnd"/>
      <w:r w:rsidRPr="00655885">
        <w:rPr>
          <w:rFonts w:ascii="David" w:hAnsi="David" w:cs="David"/>
          <w:rtl/>
        </w:rPr>
        <w:t xml:space="preserve">), עמ' 1—13. </w:t>
      </w:r>
    </w:p>
  </w:footnote>
  <w:footnote w:id="11">
    <w:p w14:paraId="602211FF" w14:textId="7E114C92" w:rsidR="007A0C66" w:rsidRPr="00655885" w:rsidRDefault="007A0C66" w:rsidP="00C154BD">
      <w:pPr>
        <w:pStyle w:val="FootnoteText"/>
        <w:spacing w:after="0"/>
        <w:jc w:val="both"/>
        <w:rPr>
          <w:rFonts w:ascii="David" w:hAnsi="David" w:cs="David"/>
        </w:rPr>
        <w:pPrChange w:id="93" w:author="Yotam Fromm" w:date="2025-08-27T23:21:00Z" w16du:dateUtc="2025-08-27T20:21:00Z">
          <w:pPr>
            <w:pStyle w:val="FootnoteText"/>
            <w:jc w:val="both"/>
          </w:pPr>
        </w:pPrChange>
      </w:pPr>
      <w:r w:rsidRPr="00655885">
        <w:rPr>
          <w:rStyle w:val="FootnoteReference"/>
          <w:rFonts w:ascii="David" w:hAnsi="David" w:cs="David"/>
        </w:rPr>
        <w:footnoteRef/>
      </w:r>
      <w:r w:rsidRPr="00655885">
        <w:rPr>
          <w:rFonts w:ascii="David" w:hAnsi="David" w:cs="David"/>
          <w:rtl/>
        </w:rPr>
        <w:t xml:space="preserve"> </w:t>
      </w:r>
      <w:r w:rsidRPr="00655885">
        <w:rPr>
          <w:rFonts w:ascii="David" w:hAnsi="David" w:cs="David"/>
          <w:rtl/>
        </w:rPr>
        <w:t>ייתכן שמחלוקת זו קשורה אף למחלוקת נוספת בעניין הקטרת הקטורת. הספרא מספר כי הצדוקים סברו שיש להקטיר את הקטורת בחוץ</w:t>
      </w:r>
      <w:r w:rsidR="00E22790" w:rsidRPr="00655885">
        <w:rPr>
          <w:rFonts w:ascii="David" w:hAnsi="David" w:cs="David"/>
          <w:rtl/>
        </w:rPr>
        <w:t xml:space="preserve">, לפני כניסת הכהן הגדול לקודש הקודשים שכן כתוב "כי בענן אראה על הכפורת", בעוד שחכמים סברו שיש להקטיר את הקטורת רק לאחר הכניסה פנימה (ספרא </w:t>
      </w:r>
      <w:r w:rsidR="000878C6" w:rsidRPr="00655885">
        <w:rPr>
          <w:rFonts w:ascii="David" w:hAnsi="David" w:cs="David" w:hint="cs"/>
          <w:rtl/>
        </w:rPr>
        <w:t>אחרי מות ב, יא</w:t>
      </w:r>
      <w:r w:rsidR="00E22790" w:rsidRPr="00655885">
        <w:rPr>
          <w:rFonts w:ascii="David" w:hAnsi="David" w:cs="David"/>
          <w:rtl/>
        </w:rPr>
        <w:t xml:space="preserve">). נראה שהצדוקים הבינו שהשכינה שורה בכל עת בקודש הקודשים ותפקיד הקטורת הוא להסתיר אותה מעיניו של הכהן, בעוד שהפרושים, אבותיהם של התנאים, סברו שהקטורת היא האמצעי המוביל להתגלות השכינה, ולכן יש להקטיר אותה דווקא בתוך קודש הקודשים, "לפני ה'". דהיינו, הפרושים סברו שפני ה' אכן מתגלים במקדש, ואילו הצדוקים חשבו שאין הם נחשפים אפילו בפני הכהן הגדול. </w:t>
      </w:r>
    </w:p>
  </w:footnote>
  <w:footnote w:id="12">
    <w:p w14:paraId="28E092B0" w14:textId="0853D751" w:rsidR="008F4549" w:rsidRPr="00655885" w:rsidRDefault="008F4549" w:rsidP="003470AB">
      <w:pPr>
        <w:pStyle w:val="FootnoteText"/>
        <w:spacing w:after="0"/>
        <w:contextualSpacing/>
        <w:jc w:val="both"/>
        <w:rPr>
          <w:rFonts w:ascii="David" w:hAnsi="David" w:cs="David"/>
        </w:rPr>
      </w:pPr>
      <w:r w:rsidRPr="00655885">
        <w:rPr>
          <w:rStyle w:val="FootnoteReference"/>
          <w:rFonts w:ascii="David" w:eastAsiaTheme="majorEastAsia" w:hAnsi="David" w:cs="David"/>
        </w:rPr>
        <w:footnoteRef/>
      </w:r>
      <w:r w:rsidRPr="00655885">
        <w:rPr>
          <w:rFonts w:ascii="David" w:hAnsi="David" w:cs="David"/>
          <w:rtl/>
        </w:rPr>
        <w:t xml:space="preserve"> </w:t>
      </w:r>
      <w:r w:rsidRPr="00655885">
        <w:rPr>
          <w:rFonts w:ascii="David" w:hAnsi="David" w:cs="David"/>
          <w:rtl/>
        </w:rPr>
        <w:t>על הביטוי "כהררים התלויים בשערה" ראו מאמרה של מיכל בר אשר סיגל,</w:t>
      </w:r>
      <w:r w:rsidR="00E45020" w:rsidRPr="00655885">
        <w:rPr>
          <w:rFonts w:ascii="David" w:hAnsi="David" w:cs="David"/>
          <w:rtl/>
        </w:rPr>
        <w:t xml:space="preserve"> "לפשר הביטוי 'כהררים התלויים בשערה' (משנה חגיגה א, ח)", לשוננו </w:t>
      </w:r>
      <w:proofErr w:type="spellStart"/>
      <w:r w:rsidR="00E45020" w:rsidRPr="00655885">
        <w:rPr>
          <w:rFonts w:ascii="David" w:hAnsi="David" w:cs="David"/>
          <w:rtl/>
        </w:rPr>
        <w:t>עו</w:t>
      </w:r>
      <w:proofErr w:type="spellEnd"/>
      <w:r w:rsidR="00E45020" w:rsidRPr="00655885">
        <w:rPr>
          <w:rFonts w:ascii="David" w:hAnsi="David" w:cs="David"/>
          <w:rtl/>
        </w:rPr>
        <w:t xml:space="preserve"> (תשע"ד), עמ' 137—148</w:t>
      </w:r>
      <w:r w:rsidRPr="00655885">
        <w:rPr>
          <w:rFonts w:ascii="David" w:hAnsi="David" w:cs="David"/>
          <w:rtl/>
        </w:rPr>
        <w:t xml:space="preserve">.  </w:t>
      </w:r>
    </w:p>
  </w:footnote>
  <w:footnote w:id="13">
    <w:p w14:paraId="63DB79F5" w14:textId="1E3EEF71" w:rsidR="00AB59FE" w:rsidRPr="00655885" w:rsidRDefault="00AB59FE" w:rsidP="00146B35">
      <w:pPr>
        <w:bidi/>
        <w:spacing w:after="0"/>
        <w:jc w:val="both"/>
        <w:rPr>
          <w:rFonts w:ascii="David" w:hAnsi="David" w:cs="David"/>
          <w:sz w:val="20"/>
          <w:szCs w:val="20"/>
          <w:lang w:val="en-US"/>
        </w:rPr>
        <w:pPrChange w:id="96" w:author="Yotam Fromm" w:date="2025-08-27T23:28:00Z" w16du:dateUtc="2025-08-27T20:28:00Z">
          <w:pPr>
            <w:bidi/>
            <w:jc w:val="both"/>
          </w:pPr>
        </w:pPrChange>
      </w:pPr>
      <w:r w:rsidRPr="00655885">
        <w:rPr>
          <w:rStyle w:val="FootnoteReference"/>
          <w:rFonts w:ascii="David" w:hAnsi="David" w:cs="David"/>
          <w:sz w:val="20"/>
          <w:szCs w:val="20"/>
        </w:rPr>
        <w:footnoteRef/>
      </w:r>
      <w:r w:rsidRPr="00655885">
        <w:rPr>
          <w:rFonts w:ascii="David" w:hAnsi="David" w:cs="David"/>
          <w:sz w:val="20"/>
          <w:szCs w:val="20"/>
          <w:rtl/>
        </w:rPr>
        <w:t xml:space="preserve"> </w:t>
      </w:r>
      <w:r w:rsidR="00C5552C" w:rsidRPr="00655885">
        <w:rPr>
          <w:rFonts w:ascii="David" w:hAnsi="David" w:cs="David" w:hint="cs"/>
          <w:sz w:val="20"/>
          <w:szCs w:val="20"/>
          <w:rtl/>
          <w:lang w:val="en-US"/>
        </w:rPr>
        <w:t>מדרשת</w:t>
      </w:r>
      <w:r w:rsidR="00C5552C" w:rsidRPr="00655885">
        <w:rPr>
          <w:rFonts w:ascii="David" w:hAnsi="David" w:cs="David"/>
          <w:sz w:val="20"/>
          <w:szCs w:val="20"/>
          <w:rtl/>
          <w:lang w:val="en-US"/>
        </w:rPr>
        <w:t xml:space="preserve"> רבי יצחק</w:t>
      </w:r>
      <w:r w:rsidR="00C5552C" w:rsidRPr="00655885">
        <w:rPr>
          <w:rFonts w:ascii="David" w:hAnsi="David" w:cs="David" w:hint="cs"/>
          <w:sz w:val="20"/>
          <w:szCs w:val="20"/>
          <w:rtl/>
          <w:lang w:val="en-US"/>
        </w:rPr>
        <w:t>,</w:t>
      </w:r>
      <w:r w:rsidR="00C5552C" w:rsidRPr="00655885">
        <w:rPr>
          <w:rFonts w:ascii="David" w:hAnsi="David" w:cs="David"/>
          <w:sz w:val="20"/>
          <w:szCs w:val="20"/>
          <w:lang w:val="en-US"/>
        </w:rPr>
        <w:t xml:space="preserve"> </w:t>
      </w:r>
      <w:r w:rsidR="00C5552C" w:rsidRPr="00655885">
        <w:rPr>
          <w:rFonts w:ascii="David" w:hAnsi="David" w:cs="David"/>
          <w:sz w:val="20"/>
          <w:szCs w:val="20"/>
          <w:rtl/>
          <w:lang w:val="en-US"/>
        </w:rPr>
        <w:t>"חייב אדם להקביל פני רבו ברגל"</w:t>
      </w:r>
      <w:r w:rsidR="00C5552C" w:rsidRPr="00655885">
        <w:rPr>
          <w:rFonts w:ascii="David" w:hAnsi="David" w:cs="David"/>
          <w:sz w:val="20"/>
          <w:szCs w:val="20"/>
          <w:lang w:val="en-US"/>
        </w:rPr>
        <w:t xml:space="preserve"> </w:t>
      </w:r>
      <w:r w:rsidR="00C5552C" w:rsidRPr="00655885">
        <w:rPr>
          <w:rFonts w:ascii="David" w:hAnsi="David" w:cs="David" w:hint="cs"/>
          <w:sz w:val="20"/>
          <w:szCs w:val="20"/>
          <w:rtl/>
          <w:lang w:val="en-US"/>
        </w:rPr>
        <w:t xml:space="preserve">(בבלי ראש השנה </w:t>
      </w:r>
      <w:proofErr w:type="spellStart"/>
      <w:r w:rsidR="00C5552C" w:rsidRPr="00655885">
        <w:rPr>
          <w:rFonts w:ascii="David" w:hAnsi="David" w:cs="David" w:hint="cs"/>
          <w:sz w:val="20"/>
          <w:szCs w:val="20"/>
          <w:rtl/>
          <w:lang w:val="en-US"/>
        </w:rPr>
        <w:t>טז</w:t>
      </w:r>
      <w:proofErr w:type="spellEnd"/>
      <w:r w:rsidR="00C5552C" w:rsidRPr="00655885">
        <w:rPr>
          <w:rFonts w:ascii="David" w:hAnsi="David" w:cs="David" w:hint="cs"/>
          <w:sz w:val="20"/>
          <w:szCs w:val="20"/>
          <w:rtl/>
          <w:lang w:val="en-US"/>
        </w:rPr>
        <w:t xml:space="preserve"> ע"ב), נראה שיש בכך מילוי של חובה. </w:t>
      </w:r>
      <w:r w:rsidRPr="00655885">
        <w:rPr>
          <w:rFonts w:ascii="David" w:hAnsi="David" w:cs="David"/>
          <w:sz w:val="20"/>
          <w:szCs w:val="20"/>
          <w:rtl/>
        </w:rPr>
        <w:t xml:space="preserve">וראו אף בבלי סוכה </w:t>
      </w:r>
      <w:proofErr w:type="spellStart"/>
      <w:r w:rsidRPr="00655885">
        <w:rPr>
          <w:rFonts w:ascii="David" w:hAnsi="David" w:cs="David"/>
          <w:sz w:val="20"/>
          <w:szCs w:val="20"/>
          <w:rtl/>
        </w:rPr>
        <w:t>כז</w:t>
      </w:r>
      <w:proofErr w:type="spellEnd"/>
      <w:r w:rsidRPr="00655885">
        <w:rPr>
          <w:rFonts w:ascii="David" w:hAnsi="David" w:cs="David"/>
          <w:sz w:val="20"/>
          <w:szCs w:val="20"/>
          <w:rtl/>
        </w:rPr>
        <w:t xml:space="preserve"> ע"ב, שם מסופר סיפור על רבי </w:t>
      </w:r>
      <w:proofErr w:type="spellStart"/>
      <w:r w:rsidRPr="00655885">
        <w:rPr>
          <w:rFonts w:ascii="David" w:hAnsi="David" w:cs="David"/>
          <w:sz w:val="20"/>
          <w:szCs w:val="20"/>
          <w:rtl/>
        </w:rPr>
        <w:t>אלעאי</w:t>
      </w:r>
      <w:proofErr w:type="spellEnd"/>
      <w:r w:rsidRPr="00655885">
        <w:rPr>
          <w:rFonts w:ascii="David" w:hAnsi="David" w:cs="David"/>
          <w:sz w:val="20"/>
          <w:szCs w:val="20"/>
          <w:rtl/>
        </w:rPr>
        <w:t xml:space="preserve"> שהלך להקביל פני רבי אליעזר רבו ברגל, ובעקבות זאת דיון קצר אודות החובה להקביל פני הרב ברגל. </w:t>
      </w:r>
    </w:p>
  </w:footnote>
  <w:footnote w:id="14">
    <w:p w14:paraId="1A341B0A" w14:textId="6B58B267" w:rsidR="008F4549" w:rsidRPr="00655885" w:rsidRDefault="008F4549" w:rsidP="003470AB">
      <w:pPr>
        <w:pStyle w:val="FootnoteText"/>
        <w:spacing w:after="0"/>
        <w:contextualSpacing/>
        <w:jc w:val="both"/>
        <w:rPr>
          <w:rFonts w:ascii="David" w:hAnsi="David" w:cs="David"/>
        </w:rPr>
      </w:pPr>
      <w:r w:rsidRPr="00655885">
        <w:rPr>
          <w:rStyle w:val="FootnoteReference"/>
          <w:rFonts w:ascii="David" w:eastAsiaTheme="majorEastAsia" w:hAnsi="David" w:cs="David"/>
        </w:rPr>
        <w:footnoteRef/>
      </w:r>
      <w:r w:rsidRPr="00655885">
        <w:rPr>
          <w:rFonts w:ascii="David" w:hAnsi="David" w:cs="David"/>
          <w:rtl/>
        </w:rPr>
        <w:t xml:space="preserve"> </w:t>
      </w:r>
      <w:r w:rsidRPr="00655885">
        <w:rPr>
          <w:rFonts w:ascii="David" w:hAnsi="David" w:cs="David"/>
          <w:rtl/>
        </w:rPr>
        <w:t xml:space="preserve">נראה שהסיפור מבוסס על סיפור דומה בירושלמי </w:t>
      </w:r>
      <w:proofErr w:type="spellStart"/>
      <w:r w:rsidR="00F26133" w:rsidRPr="00655885">
        <w:rPr>
          <w:rFonts w:ascii="David" w:hAnsi="David" w:cs="David" w:hint="cs"/>
          <w:rtl/>
        </w:rPr>
        <w:t>פיאה</w:t>
      </w:r>
      <w:proofErr w:type="spellEnd"/>
      <w:r w:rsidR="00F26133" w:rsidRPr="00655885">
        <w:rPr>
          <w:rFonts w:ascii="David" w:hAnsi="David" w:cs="David" w:hint="cs"/>
          <w:rtl/>
        </w:rPr>
        <w:t xml:space="preserve"> ח, ז, </w:t>
      </w:r>
      <w:proofErr w:type="spellStart"/>
      <w:r w:rsidR="00F26133" w:rsidRPr="00655885">
        <w:rPr>
          <w:rFonts w:ascii="David" w:hAnsi="David" w:cs="David" w:hint="cs"/>
          <w:rtl/>
        </w:rPr>
        <w:t>כא</w:t>
      </w:r>
      <w:proofErr w:type="spellEnd"/>
      <w:r w:rsidR="00F26133" w:rsidRPr="00655885">
        <w:rPr>
          <w:rFonts w:ascii="David" w:hAnsi="David" w:cs="David" w:hint="cs"/>
          <w:rtl/>
        </w:rPr>
        <w:t xml:space="preserve"> ע"ב</w:t>
      </w:r>
      <w:r w:rsidRPr="00655885">
        <w:rPr>
          <w:rFonts w:ascii="David" w:hAnsi="David" w:cs="David"/>
          <w:rtl/>
        </w:rPr>
        <w:t xml:space="preserve">, שבו רבי </w:t>
      </w:r>
      <w:proofErr w:type="spellStart"/>
      <w:r w:rsidRPr="00655885">
        <w:rPr>
          <w:rFonts w:ascii="David" w:hAnsi="David" w:cs="David"/>
          <w:rtl/>
        </w:rPr>
        <w:t>הושעיא</w:t>
      </w:r>
      <w:proofErr w:type="spellEnd"/>
      <w:r w:rsidRPr="00655885">
        <w:rPr>
          <w:rFonts w:ascii="David" w:hAnsi="David" w:cs="David"/>
          <w:rtl/>
        </w:rPr>
        <w:t xml:space="preserve"> לא מזמין חכם עיוור לסעודתו, וכשהוא מגיע להתנצל על כך, החכם נוזף בו </w:t>
      </w:r>
      <w:r w:rsidR="00F26133" w:rsidRPr="00655885">
        <w:rPr>
          <w:rFonts w:ascii="David" w:hAnsi="David" w:cs="David" w:hint="cs"/>
          <w:rtl/>
        </w:rPr>
        <w:t>"אתה</w:t>
      </w:r>
      <w:r w:rsidR="00F26133" w:rsidRPr="00655885">
        <w:rPr>
          <w:rFonts w:ascii="David" w:hAnsi="David" w:cs="David"/>
          <w:rtl/>
        </w:rPr>
        <w:t xml:space="preserve"> </w:t>
      </w:r>
      <w:r w:rsidR="00F26133" w:rsidRPr="00655885">
        <w:rPr>
          <w:rFonts w:ascii="David" w:hAnsi="David" w:cs="David" w:hint="cs"/>
          <w:rtl/>
        </w:rPr>
        <w:t>פייסת</w:t>
      </w:r>
      <w:r w:rsidR="00F26133" w:rsidRPr="00655885">
        <w:rPr>
          <w:rFonts w:ascii="David" w:hAnsi="David" w:cs="David"/>
          <w:rtl/>
        </w:rPr>
        <w:t xml:space="preserve"> </w:t>
      </w:r>
      <w:r w:rsidR="00F26133" w:rsidRPr="00655885">
        <w:rPr>
          <w:rFonts w:ascii="David" w:hAnsi="David" w:cs="David" w:hint="cs"/>
          <w:rtl/>
        </w:rPr>
        <w:t>למאן</w:t>
      </w:r>
      <w:r w:rsidR="00F26133" w:rsidRPr="00655885">
        <w:rPr>
          <w:rFonts w:ascii="David" w:hAnsi="David" w:cs="David"/>
          <w:rtl/>
        </w:rPr>
        <w:t xml:space="preserve"> </w:t>
      </w:r>
      <w:proofErr w:type="spellStart"/>
      <w:r w:rsidR="00F26133" w:rsidRPr="00655885">
        <w:rPr>
          <w:rFonts w:ascii="David" w:hAnsi="David" w:cs="David" w:hint="cs"/>
          <w:rtl/>
        </w:rPr>
        <w:t>דמיתחמי</w:t>
      </w:r>
      <w:proofErr w:type="spellEnd"/>
      <w:r w:rsidR="00F26133" w:rsidRPr="00655885">
        <w:rPr>
          <w:rFonts w:ascii="David" w:hAnsi="David" w:cs="David"/>
          <w:rtl/>
        </w:rPr>
        <w:t xml:space="preserve"> </w:t>
      </w:r>
      <w:r w:rsidR="00F26133" w:rsidRPr="00655885">
        <w:rPr>
          <w:rFonts w:ascii="David" w:hAnsi="David" w:cs="David" w:hint="cs"/>
          <w:rtl/>
        </w:rPr>
        <w:t>ולא</w:t>
      </w:r>
      <w:r w:rsidR="00F26133" w:rsidRPr="00655885">
        <w:rPr>
          <w:rFonts w:ascii="David" w:hAnsi="David" w:cs="David"/>
          <w:rtl/>
        </w:rPr>
        <w:t xml:space="preserve"> </w:t>
      </w:r>
      <w:r w:rsidR="00F26133" w:rsidRPr="00655885">
        <w:rPr>
          <w:rFonts w:ascii="David" w:hAnsi="David" w:cs="David" w:hint="cs"/>
          <w:rtl/>
        </w:rPr>
        <w:t>חמי</w:t>
      </w:r>
      <w:r w:rsidR="00F26133" w:rsidRPr="00655885">
        <w:rPr>
          <w:rFonts w:ascii="David" w:hAnsi="David" w:cs="David"/>
          <w:rtl/>
        </w:rPr>
        <w:t xml:space="preserve"> </w:t>
      </w:r>
      <w:r w:rsidR="00F26133" w:rsidRPr="00655885">
        <w:rPr>
          <w:rFonts w:ascii="David" w:hAnsi="David" w:cs="David" w:hint="cs"/>
          <w:rtl/>
        </w:rPr>
        <w:t>דין</w:t>
      </w:r>
      <w:r w:rsidR="00F26133" w:rsidRPr="00655885">
        <w:rPr>
          <w:rFonts w:ascii="David" w:hAnsi="David" w:cs="David"/>
          <w:rtl/>
        </w:rPr>
        <w:t xml:space="preserve"> </w:t>
      </w:r>
      <w:proofErr w:type="spellStart"/>
      <w:r w:rsidR="00F26133" w:rsidRPr="00655885">
        <w:rPr>
          <w:rFonts w:ascii="David" w:hAnsi="David" w:cs="David" w:hint="cs"/>
          <w:rtl/>
        </w:rPr>
        <w:t>דחמי</w:t>
      </w:r>
      <w:proofErr w:type="spellEnd"/>
      <w:r w:rsidR="00F26133" w:rsidRPr="00655885">
        <w:rPr>
          <w:rFonts w:ascii="David" w:hAnsi="David" w:cs="David"/>
          <w:rtl/>
        </w:rPr>
        <w:t xml:space="preserve"> </w:t>
      </w:r>
      <w:r w:rsidR="00F26133" w:rsidRPr="00655885">
        <w:rPr>
          <w:rFonts w:ascii="David" w:hAnsi="David" w:cs="David" w:hint="cs"/>
          <w:rtl/>
        </w:rPr>
        <w:t>ולא</w:t>
      </w:r>
      <w:r w:rsidR="00F26133" w:rsidRPr="00655885">
        <w:rPr>
          <w:rFonts w:ascii="David" w:hAnsi="David" w:cs="David"/>
          <w:rtl/>
        </w:rPr>
        <w:t xml:space="preserve"> </w:t>
      </w:r>
      <w:proofErr w:type="spellStart"/>
      <w:r w:rsidR="00F26133" w:rsidRPr="00655885">
        <w:rPr>
          <w:rFonts w:ascii="David" w:hAnsi="David" w:cs="David" w:hint="cs"/>
          <w:rtl/>
        </w:rPr>
        <w:t>מיתחמי</w:t>
      </w:r>
      <w:proofErr w:type="spellEnd"/>
      <w:r w:rsidR="00F26133" w:rsidRPr="00655885">
        <w:rPr>
          <w:rFonts w:ascii="David" w:hAnsi="David" w:cs="David"/>
          <w:rtl/>
        </w:rPr>
        <w:t xml:space="preserve"> </w:t>
      </w:r>
      <w:r w:rsidR="00F26133" w:rsidRPr="00655885">
        <w:rPr>
          <w:rFonts w:ascii="David" w:hAnsi="David" w:cs="David" w:hint="cs"/>
          <w:rtl/>
        </w:rPr>
        <w:t>יקבל</w:t>
      </w:r>
      <w:r w:rsidR="00F26133" w:rsidRPr="00655885">
        <w:rPr>
          <w:rFonts w:ascii="David" w:hAnsi="David" w:cs="David"/>
          <w:rtl/>
        </w:rPr>
        <w:t xml:space="preserve"> </w:t>
      </w:r>
      <w:proofErr w:type="spellStart"/>
      <w:r w:rsidR="00F26133" w:rsidRPr="00655885">
        <w:rPr>
          <w:rFonts w:ascii="David" w:hAnsi="David" w:cs="David" w:hint="cs"/>
          <w:rtl/>
        </w:rPr>
        <w:t>פייוסך</w:t>
      </w:r>
      <w:proofErr w:type="spellEnd"/>
      <w:r w:rsidR="00F26133" w:rsidRPr="00655885">
        <w:rPr>
          <w:rFonts w:ascii="David" w:hAnsi="David" w:cs="David" w:hint="cs"/>
          <w:rtl/>
        </w:rPr>
        <w:t xml:space="preserve">" [=אתה פייסת למי שנראה ולא רואה, הרי שמי שרואה ואינו נראה יקבל פיוסך].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75065"/>
    <w:multiLevelType w:val="hybridMultilevel"/>
    <w:tmpl w:val="D0D05B82"/>
    <w:lvl w:ilvl="0" w:tplc="ACF47ED2">
      <w:start w:val="1"/>
      <w:numFmt w:val="hebrew1"/>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3EBA2980"/>
    <w:multiLevelType w:val="hybridMultilevel"/>
    <w:tmpl w:val="644ACDEA"/>
    <w:lvl w:ilvl="0" w:tplc="6A2A26E4">
      <w:start w:val="2"/>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536741141">
    <w:abstractNumId w:val="1"/>
  </w:num>
  <w:num w:numId="2" w16cid:durableId="17749384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tam Fromm">
    <w15:presenceInfo w15:providerId="AD" w15:userId="S::frommyo@biu.ac.il::e57d1672-c92f-4fda-ae74-2de59eed8fad"/>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549"/>
    <w:rsid w:val="00021AB3"/>
    <w:rsid w:val="000370E0"/>
    <w:rsid w:val="00041FA2"/>
    <w:rsid w:val="00065A5D"/>
    <w:rsid w:val="000878C6"/>
    <w:rsid w:val="000A0294"/>
    <w:rsid w:val="000A4C97"/>
    <w:rsid w:val="000E39CC"/>
    <w:rsid w:val="00125B37"/>
    <w:rsid w:val="00143058"/>
    <w:rsid w:val="00146B35"/>
    <w:rsid w:val="00173809"/>
    <w:rsid w:val="00180724"/>
    <w:rsid w:val="00182074"/>
    <w:rsid w:val="001C4103"/>
    <w:rsid w:val="00207965"/>
    <w:rsid w:val="002263B5"/>
    <w:rsid w:val="002309B9"/>
    <w:rsid w:val="002E0DC8"/>
    <w:rsid w:val="00315B71"/>
    <w:rsid w:val="00336F72"/>
    <w:rsid w:val="003470AB"/>
    <w:rsid w:val="003724C9"/>
    <w:rsid w:val="003A38F7"/>
    <w:rsid w:val="003A49F2"/>
    <w:rsid w:val="003D10D4"/>
    <w:rsid w:val="00421790"/>
    <w:rsid w:val="00427B0E"/>
    <w:rsid w:val="004316BB"/>
    <w:rsid w:val="004330A3"/>
    <w:rsid w:val="00467E34"/>
    <w:rsid w:val="004C519D"/>
    <w:rsid w:val="005278B2"/>
    <w:rsid w:val="00530DBC"/>
    <w:rsid w:val="005520F3"/>
    <w:rsid w:val="00556B45"/>
    <w:rsid w:val="00587C58"/>
    <w:rsid w:val="005C497B"/>
    <w:rsid w:val="006267A1"/>
    <w:rsid w:val="006320F7"/>
    <w:rsid w:val="00644334"/>
    <w:rsid w:val="00653692"/>
    <w:rsid w:val="00655885"/>
    <w:rsid w:val="00664EC1"/>
    <w:rsid w:val="00684BEE"/>
    <w:rsid w:val="006C5A45"/>
    <w:rsid w:val="00702106"/>
    <w:rsid w:val="007125D6"/>
    <w:rsid w:val="007214A2"/>
    <w:rsid w:val="00757547"/>
    <w:rsid w:val="0075785C"/>
    <w:rsid w:val="00770437"/>
    <w:rsid w:val="0079184A"/>
    <w:rsid w:val="007A0C66"/>
    <w:rsid w:val="007C5A5D"/>
    <w:rsid w:val="007C730C"/>
    <w:rsid w:val="007D523B"/>
    <w:rsid w:val="00801A12"/>
    <w:rsid w:val="0087074A"/>
    <w:rsid w:val="008F4549"/>
    <w:rsid w:val="00931ADD"/>
    <w:rsid w:val="00946271"/>
    <w:rsid w:val="00975011"/>
    <w:rsid w:val="009C323A"/>
    <w:rsid w:val="009E4D95"/>
    <w:rsid w:val="009F46F8"/>
    <w:rsid w:val="00A007A8"/>
    <w:rsid w:val="00A0526A"/>
    <w:rsid w:val="00A1231E"/>
    <w:rsid w:val="00A51C38"/>
    <w:rsid w:val="00AA700D"/>
    <w:rsid w:val="00AB59FE"/>
    <w:rsid w:val="00AC4977"/>
    <w:rsid w:val="00AD2CF2"/>
    <w:rsid w:val="00AF27B2"/>
    <w:rsid w:val="00AF3E89"/>
    <w:rsid w:val="00B3753D"/>
    <w:rsid w:val="00B65E5F"/>
    <w:rsid w:val="00B73583"/>
    <w:rsid w:val="00C154BD"/>
    <w:rsid w:val="00C32C57"/>
    <w:rsid w:val="00C5552C"/>
    <w:rsid w:val="00C626DF"/>
    <w:rsid w:val="00C76123"/>
    <w:rsid w:val="00C83858"/>
    <w:rsid w:val="00CF114F"/>
    <w:rsid w:val="00D44B07"/>
    <w:rsid w:val="00D47FDB"/>
    <w:rsid w:val="00D72FF2"/>
    <w:rsid w:val="00D8191C"/>
    <w:rsid w:val="00D9330B"/>
    <w:rsid w:val="00DA6F14"/>
    <w:rsid w:val="00DD0131"/>
    <w:rsid w:val="00DD48EB"/>
    <w:rsid w:val="00E003DD"/>
    <w:rsid w:val="00E118C3"/>
    <w:rsid w:val="00E22790"/>
    <w:rsid w:val="00E45020"/>
    <w:rsid w:val="00E84A3C"/>
    <w:rsid w:val="00E95F81"/>
    <w:rsid w:val="00EA25BB"/>
    <w:rsid w:val="00EA6279"/>
    <w:rsid w:val="00EB42D4"/>
    <w:rsid w:val="00EC4A75"/>
    <w:rsid w:val="00EC7FE7"/>
    <w:rsid w:val="00ED2278"/>
    <w:rsid w:val="00F20D79"/>
    <w:rsid w:val="00F26133"/>
    <w:rsid w:val="00F30CB8"/>
    <w:rsid w:val="00F6438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D58E4"/>
  <w15:chartTrackingRefBased/>
  <w15:docId w15:val="{0007023D-9A8A-45DC-820E-0AB50B1F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549"/>
    <w:pPr>
      <w:spacing w:line="259" w:lineRule="auto"/>
    </w:pPr>
    <w:rPr>
      <w:kern w:val="0"/>
      <w:sz w:val="22"/>
      <w:szCs w:val="22"/>
      <w14:ligatures w14:val="none"/>
    </w:rPr>
  </w:style>
  <w:style w:type="paragraph" w:styleId="Heading1">
    <w:name w:val="heading 1"/>
    <w:basedOn w:val="Normal"/>
    <w:next w:val="Normal"/>
    <w:link w:val="Heading1Char"/>
    <w:uiPriority w:val="9"/>
    <w:qFormat/>
    <w:rsid w:val="008F4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549"/>
    <w:rPr>
      <w:rFonts w:eastAsiaTheme="majorEastAsia" w:cstheme="majorBidi"/>
      <w:color w:val="272727" w:themeColor="text1" w:themeTint="D8"/>
    </w:rPr>
  </w:style>
  <w:style w:type="paragraph" w:styleId="Title">
    <w:name w:val="Title"/>
    <w:basedOn w:val="Normal"/>
    <w:next w:val="Normal"/>
    <w:link w:val="TitleChar"/>
    <w:uiPriority w:val="10"/>
    <w:qFormat/>
    <w:rsid w:val="008F4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549"/>
    <w:pPr>
      <w:spacing w:before="160"/>
      <w:jc w:val="center"/>
    </w:pPr>
    <w:rPr>
      <w:i/>
      <w:iCs/>
      <w:color w:val="404040" w:themeColor="text1" w:themeTint="BF"/>
    </w:rPr>
  </w:style>
  <w:style w:type="character" w:customStyle="1" w:styleId="QuoteChar">
    <w:name w:val="Quote Char"/>
    <w:basedOn w:val="DefaultParagraphFont"/>
    <w:link w:val="Quote"/>
    <w:uiPriority w:val="29"/>
    <w:rsid w:val="008F4549"/>
    <w:rPr>
      <w:i/>
      <w:iCs/>
      <w:color w:val="404040" w:themeColor="text1" w:themeTint="BF"/>
    </w:rPr>
  </w:style>
  <w:style w:type="paragraph" w:styleId="ListParagraph">
    <w:name w:val="List Paragraph"/>
    <w:basedOn w:val="Normal"/>
    <w:uiPriority w:val="34"/>
    <w:qFormat/>
    <w:rsid w:val="008F4549"/>
    <w:pPr>
      <w:ind w:left="720"/>
      <w:contextualSpacing/>
    </w:pPr>
  </w:style>
  <w:style w:type="character" w:styleId="IntenseEmphasis">
    <w:name w:val="Intense Emphasis"/>
    <w:basedOn w:val="DefaultParagraphFont"/>
    <w:uiPriority w:val="21"/>
    <w:qFormat/>
    <w:rsid w:val="008F4549"/>
    <w:rPr>
      <w:i/>
      <w:iCs/>
      <w:color w:val="0F4761" w:themeColor="accent1" w:themeShade="BF"/>
    </w:rPr>
  </w:style>
  <w:style w:type="paragraph" w:styleId="IntenseQuote">
    <w:name w:val="Intense Quote"/>
    <w:basedOn w:val="Normal"/>
    <w:next w:val="Normal"/>
    <w:link w:val="IntenseQuoteChar"/>
    <w:uiPriority w:val="30"/>
    <w:qFormat/>
    <w:rsid w:val="008F4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549"/>
    <w:rPr>
      <w:i/>
      <w:iCs/>
      <w:color w:val="0F4761" w:themeColor="accent1" w:themeShade="BF"/>
    </w:rPr>
  </w:style>
  <w:style w:type="character" w:styleId="IntenseReference">
    <w:name w:val="Intense Reference"/>
    <w:basedOn w:val="DefaultParagraphFont"/>
    <w:uiPriority w:val="32"/>
    <w:qFormat/>
    <w:rsid w:val="008F4549"/>
    <w:rPr>
      <w:b/>
      <w:bCs/>
      <w:smallCaps/>
      <w:color w:val="0F4761" w:themeColor="accent1" w:themeShade="BF"/>
      <w:spacing w:val="5"/>
    </w:rPr>
  </w:style>
  <w:style w:type="paragraph" w:styleId="FootnoteText">
    <w:name w:val="footnote text"/>
    <w:basedOn w:val="Normal"/>
    <w:link w:val="FootnoteTextChar1"/>
    <w:unhideWhenUsed/>
    <w:rsid w:val="008F4549"/>
    <w:pPr>
      <w:bidi/>
      <w:spacing w:after="200" w:line="276" w:lineRule="auto"/>
    </w:pPr>
    <w:rPr>
      <w:rFonts w:ascii="Arial" w:eastAsia="Times New Roman" w:hAnsi="Arial" w:cs="Arial"/>
      <w:sz w:val="20"/>
      <w:szCs w:val="20"/>
      <w:lang w:val="en-US"/>
    </w:rPr>
  </w:style>
  <w:style w:type="character" w:customStyle="1" w:styleId="FootnoteTextChar">
    <w:name w:val="Footnote Text Char"/>
    <w:basedOn w:val="DefaultParagraphFont"/>
    <w:uiPriority w:val="99"/>
    <w:semiHidden/>
    <w:rsid w:val="008F4549"/>
    <w:rPr>
      <w:kern w:val="0"/>
      <w:sz w:val="20"/>
      <w:szCs w:val="20"/>
      <w14:ligatures w14:val="none"/>
    </w:rPr>
  </w:style>
  <w:style w:type="character" w:customStyle="1" w:styleId="FootnoteTextChar1">
    <w:name w:val="Footnote Text Char1"/>
    <w:basedOn w:val="DefaultParagraphFont"/>
    <w:link w:val="FootnoteText"/>
    <w:rsid w:val="008F4549"/>
    <w:rPr>
      <w:rFonts w:ascii="Arial" w:eastAsia="Times New Roman" w:hAnsi="Arial" w:cs="Arial"/>
      <w:kern w:val="0"/>
      <w:sz w:val="20"/>
      <w:szCs w:val="20"/>
      <w:lang w:val="en-US"/>
      <w14:ligatures w14:val="none"/>
    </w:rPr>
  </w:style>
  <w:style w:type="character" w:styleId="FootnoteReference">
    <w:name w:val="footnote reference"/>
    <w:semiHidden/>
    <w:unhideWhenUsed/>
    <w:rsid w:val="008F4549"/>
    <w:rPr>
      <w:vertAlign w:val="superscript"/>
    </w:rPr>
  </w:style>
  <w:style w:type="paragraph" w:styleId="NormalWeb">
    <w:name w:val="Normal (Web)"/>
    <w:basedOn w:val="Normal"/>
    <w:uiPriority w:val="99"/>
    <w:unhideWhenUsed/>
    <w:rsid w:val="008F45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
    <w:name w:val="en"/>
    <w:basedOn w:val="DefaultParagraphFont"/>
    <w:rsid w:val="008F4549"/>
  </w:style>
  <w:style w:type="character" w:customStyle="1" w:styleId="he">
    <w:name w:val="he"/>
    <w:basedOn w:val="DefaultParagraphFont"/>
    <w:rsid w:val="008F4549"/>
  </w:style>
  <w:style w:type="character" w:customStyle="1" w:styleId="mam-spi-samekh">
    <w:name w:val="mam-spi-samekh"/>
    <w:basedOn w:val="DefaultParagraphFont"/>
    <w:rsid w:val="008F4549"/>
  </w:style>
  <w:style w:type="character" w:styleId="Hyperlink">
    <w:name w:val="Hyperlink"/>
    <w:basedOn w:val="DefaultParagraphFont"/>
    <w:uiPriority w:val="99"/>
    <w:unhideWhenUsed/>
    <w:rsid w:val="00946271"/>
    <w:rPr>
      <w:color w:val="467886" w:themeColor="hyperlink"/>
      <w:u w:val="single"/>
    </w:rPr>
  </w:style>
  <w:style w:type="character" w:styleId="UnresolvedMention">
    <w:name w:val="Unresolved Mention"/>
    <w:basedOn w:val="DefaultParagraphFont"/>
    <w:uiPriority w:val="99"/>
    <w:semiHidden/>
    <w:unhideWhenUsed/>
    <w:rsid w:val="00946271"/>
    <w:rPr>
      <w:color w:val="605E5C"/>
      <w:shd w:val="clear" w:color="auto" w:fill="E1DFDD"/>
    </w:rPr>
  </w:style>
  <w:style w:type="paragraph" w:styleId="Header">
    <w:name w:val="header"/>
    <w:basedOn w:val="Normal"/>
    <w:link w:val="HeaderChar"/>
    <w:uiPriority w:val="99"/>
    <w:unhideWhenUsed/>
    <w:rsid w:val="00EC4A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A75"/>
    <w:rPr>
      <w:kern w:val="0"/>
      <w:sz w:val="22"/>
      <w:szCs w:val="22"/>
      <w14:ligatures w14:val="none"/>
    </w:rPr>
  </w:style>
  <w:style w:type="paragraph" w:styleId="Footer">
    <w:name w:val="footer"/>
    <w:basedOn w:val="Normal"/>
    <w:link w:val="FooterChar"/>
    <w:uiPriority w:val="99"/>
    <w:unhideWhenUsed/>
    <w:rsid w:val="00EC4A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4A75"/>
    <w:rPr>
      <w:kern w:val="0"/>
      <w:sz w:val="22"/>
      <w:szCs w:val="22"/>
      <w14:ligatures w14:val="none"/>
    </w:rPr>
  </w:style>
  <w:style w:type="paragraph" w:styleId="Revision">
    <w:name w:val="Revision"/>
    <w:hidden/>
    <w:uiPriority w:val="99"/>
    <w:semiHidden/>
    <w:rsid w:val="00173809"/>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731425">
      <w:bodyDiv w:val="1"/>
      <w:marLeft w:val="0"/>
      <w:marRight w:val="0"/>
      <w:marTop w:val="0"/>
      <w:marBottom w:val="0"/>
      <w:divBdr>
        <w:top w:val="none" w:sz="0" w:space="0" w:color="auto"/>
        <w:left w:val="none" w:sz="0" w:space="0" w:color="auto"/>
        <w:bottom w:val="none" w:sz="0" w:space="0" w:color="auto"/>
        <w:right w:val="none" w:sz="0" w:space="0" w:color="auto"/>
      </w:divBdr>
      <w:divsChild>
        <w:div w:id="290330322">
          <w:marLeft w:val="0"/>
          <w:marRight w:val="0"/>
          <w:marTop w:val="0"/>
          <w:marBottom w:val="0"/>
          <w:divBdr>
            <w:top w:val="none" w:sz="0" w:space="0" w:color="auto"/>
            <w:left w:val="none" w:sz="0" w:space="0" w:color="auto"/>
            <w:bottom w:val="none" w:sz="0" w:space="0" w:color="auto"/>
            <w:right w:val="none" w:sz="0" w:space="0" w:color="auto"/>
          </w:divBdr>
        </w:div>
      </w:divsChild>
    </w:div>
    <w:div w:id="260185725">
      <w:bodyDiv w:val="1"/>
      <w:marLeft w:val="0"/>
      <w:marRight w:val="0"/>
      <w:marTop w:val="0"/>
      <w:marBottom w:val="0"/>
      <w:divBdr>
        <w:top w:val="none" w:sz="0" w:space="0" w:color="auto"/>
        <w:left w:val="none" w:sz="0" w:space="0" w:color="auto"/>
        <w:bottom w:val="none" w:sz="0" w:space="0" w:color="auto"/>
        <w:right w:val="none" w:sz="0" w:space="0" w:color="auto"/>
      </w:divBdr>
      <w:divsChild>
        <w:div w:id="1326322906">
          <w:marLeft w:val="0"/>
          <w:marRight w:val="0"/>
          <w:marTop w:val="0"/>
          <w:marBottom w:val="0"/>
          <w:divBdr>
            <w:top w:val="none" w:sz="0" w:space="0" w:color="auto"/>
            <w:left w:val="none" w:sz="0" w:space="0" w:color="auto"/>
            <w:bottom w:val="none" w:sz="0" w:space="0" w:color="auto"/>
            <w:right w:val="none" w:sz="0" w:space="0" w:color="auto"/>
          </w:divBdr>
        </w:div>
      </w:divsChild>
    </w:div>
    <w:div w:id="519513406">
      <w:bodyDiv w:val="1"/>
      <w:marLeft w:val="0"/>
      <w:marRight w:val="0"/>
      <w:marTop w:val="0"/>
      <w:marBottom w:val="0"/>
      <w:divBdr>
        <w:top w:val="none" w:sz="0" w:space="0" w:color="auto"/>
        <w:left w:val="none" w:sz="0" w:space="0" w:color="auto"/>
        <w:bottom w:val="none" w:sz="0" w:space="0" w:color="auto"/>
        <w:right w:val="none" w:sz="0" w:space="0" w:color="auto"/>
      </w:divBdr>
      <w:divsChild>
        <w:div w:id="362902293">
          <w:marLeft w:val="0"/>
          <w:marRight w:val="0"/>
          <w:marTop w:val="0"/>
          <w:marBottom w:val="0"/>
          <w:divBdr>
            <w:top w:val="none" w:sz="0" w:space="0" w:color="auto"/>
            <w:left w:val="none" w:sz="0" w:space="0" w:color="auto"/>
            <w:bottom w:val="none" w:sz="0" w:space="0" w:color="auto"/>
            <w:right w:val="none" w:sz="0" w:space="0" w:color="auto"/>
          </w:divBdr>
        </w:div>
      </w:divsChild>
    </w:div>
    <w:div w:id="597643048">
      <w:bodyDiv w:val="1"/>
      <w:marLeft w:val="0"/>
      <w:marRight w:val="0"/>
      <w:marTop w:val="0"/>
      <w:marBottom w:val="0"/>
      <w:divBdr>
        <w:top w:val="none" w:sz="0" w:space="0" w:color="auto"/>
        <w:left w:val="none" w:sz="0" w:space="0" w:color="auto"/>
        <w:bottom w:val="none" w:sz="0" w:space="0" w:color="auto"/>
        <w:right w:val="none" w:sz="0" w:space="0" w:color="auto"/>
      </w:divBdr>
    </w:div>
    <w:div w:id="729428661">
      <w:bodyDiv w:val="1"/>
      <w:marLeft w:val="0"/>
      <w:marRight w:val="0"/>
      <w:marTop w:val="0"/>
      <w:marBottom w:val="0"/>
      <w:divBdr>
        <w:top w:val="none" w:sz="0" w:space="0" w:color="auto"/>
        <w:left w:val="none" w:sz="0" w:space="0" w:color="auto"/>
        <w:bottom w:val="none" w:sz="0" w:space="0" w:color="auto"/>
        <w:right w:val="none" w:sz="0" w:space="0" w:color="auto"/>
      </w:divBdr>
    </w:div>
    <w:div w:id="782650570">
      <w:bodyDiv w:val="1"/>
      <w:marLeft w:val="0"/>
      <w:marRight w:val="0"/>
      <w:marTop w:val="0"/>
      <w:marBottom w:val="0"/>
      <w:divBdr>
        <w:top w:val="none" w:sz="0" w:space="0" w:color="auto"/>
        <w:left w:val="none" w:sz="0" w:space="0" w:color="auto"/>
        <w:bottom w:val="none" w:sz="0" w:space="0" w:color="auto"/>
        <w:right w:val="none" w:sz="0" w:space="0" w:color="auto"/>
      </w:divBdr>
    </w:div>
    <w:div w:id="822962875">
      <w:bodyDiv w:val="1"/>
      <w:marLeft w:val="0"/>
      <w:marRight w:val="0"/>
      <w:marTop w:val="0"/>
      <w:marBottom w:val="0"/>
      <w:divBdr>
        <w:top w:val="none" w:sz="0" w:space="0" w:color="auto"/>
        <w:left w:val="none" w:sz="0" w:space="0" w:color="auto"/>
        <w:bottom w:val="none" w:sz="0" w:space="0" w:color="auto"/>
        <w:right w:val="none" w:sz="0" w:space="0" w:color="auto"/>
      </w:divBdr>
      <w:divsChild>
        <w:div w:id="754127874">
          <w:marLeft w:val="0"/>
          <w:marRight w:val="0"/>
          <w:marTop w:val="0"/>
          <w:marBottom w:val="0"/>
          <w:divBdr>
            <w:top w:val="none" w:sz="0" w:space="0" w:color="auto"/>
            <w:left w:val="none" w:sz="0" w:space="0" w:color="auto"/>
            <w:bottom w:val="none" w:sz="0" w:space="0" w:color="auto"/>
            <w:right w:val="none" w:sz="0" w:space="0" w:color="auto"/>
          </w:divBdr>
          <w:divsChild>
            <w:div w:id="494414828">
              <w:marLeft w:val="0"/>
              <w:marRight w:val="0"/>
              <w:marTop w:val="0"/>
              <w:marBottom w:val="0"/>
              <w:divBdr>
                <w:top w:val="none" w:sz="0" w:space="0" w:color="auto"/>
                <w:left w:val="none" w:sz="0" w:space="0" w:color="auto"/>
                <w:bottom w:val="none" w:sz="0" w:space="0" w:color="auto"/>
                <w:right w:val="none" w:sz="0" w:space="0" w:color="auto"/>
              </w:divBdr>
              <w:divsChild>
                <w:div w:id="298000307">
                  <w:marLeft w:val="0"/>
                  <w:marRight w:val="0"/>
                  <w:marTop w:val="0"/>
                  <w:marBottom w:val="0"/>
                  <w:divBdr>
                    <w:top w:val="none" w:sz="0" w:space="0" w:color="auto"/>
                    <w:left w:val="none" w:sz="0" w:space="0" w:color="auto"/>
                    <w:bottom w:val="none" w:sz="0" w:space="0" w:color="auto"/>
                    <w:right w:val="none" w:sz="0" w:space="0" w:color="auto"/>
                  </w:divBdr>
                </w:div>
              </w:divsChild>
            </w:div>
            <w:div w:id="235406220">
              <w:marLeft w:val="0"/>
              <w:marRight w:val="0"/>
              <w:marTop w:val="0"/>
              <w:marBottom w:val="0"/>
              <w:divBdr>
                <w:top w:val="none" w:sz="0" w:space="0" w:color="auto"/>
                <w:left w:val="none" w:sz="0" w:space="0" w:color="auto"/>
                <w:bottom w:val="none" w:sz="0" w:space="0" w:color="auto"/>
                <w:right w:val="none" w:sz="0" w:space="0" w:color="auto"/>
              </w:divBdr>
              <w:divsChild>
                <w:div w:id="3552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108267">
      <w:bodyDiv w:val="1"/>
      <w:marLeft w:val="0"/>
      <w:marRight w:val="0"/>
      <w:marTop w:val="0"/>
      <w:marBottom w:val="0"/>
      <w:divBdr>
        <w:top w:val="none" w:sz="0" w:space="0" w:color="auto"/>
        <w:left w:val="none" w:sz="0" w:space="0" w:color="auto"/>
        <w:bottom w:val="none" w:sz="0" w:space="0" w:color="auto"/>
        <w:right w:val="none" w:sz="0" w:space="0" w:color="auto"/>
      </w:divBdr>
      <w:divsChild>
        <w:div w:id="817185357">
          <w:marLeft w:val="0"/>
          <w:marRight w:val="0"/>
          <w:marTop w:val="0"/>
          <w:marBottom w:val="0"/>
          <w:divBdr>
            <w:top w:val="none" w:sz="0" w:space="0" w:color="auto"/>
            <w:left w:val="none" w:sz="0" w:space="0" w:color="auto"/>
            <w:bottom w:val="none" w:sz="0" w:space="0" w:color="auto"/>
            <w:right w:val="none" w:sz="0" w:space="0" w:color="auto"/>
          </w:divBdr>
          <w:divsChild>
            <w:div w:id="496118051">
              <w:marLeft w:val="0"/>
              <w:marRight w:val="0"/>
              <w:marTop w:val="0"/>
              <w:marBottom w:val="0"/>
              <w:divBdr>
                <w:top w:val="none" w:sz="0" w:space="0" w:color="auto"/>
                <w:left w:val="none" w:sz="0" w:space="0" w:color="auto"/>
                <w:bottom w:val="none" w:sz="0" w:space="0" w:color="auto"/>
                <w:right w:val="none" w:sz="0" w:space="0" w:color="auto"/>
              </w:divBdr>
              <w:divsChild>
                <w:div w:id="791633432">
                  <w:marLeft w:val="0"/>
                  <w:marRight w:val="0"/>
                  <w:marTop w:val="0"/>
                  <w:marBottom w:val="0"/>
                  <w:divBdr>
                    <w:top w:val="none" w:sz="0" w:space="0" w:color="auto"/>
                    <w:left w:val="none" w:sz="0" w:space="0" w:color="auto"/>
                    <w:bottom w:val="none" w:sz="0" w:space="0" w:color="auto"/>
                    <w:right w:val="none" w:sz="0" w:space="0" w:color="auto"/>
                  </w:divBdr>
                  <w:divsChild>
                    <w:div w:id="1822506453">
                      <w:marLeft w:val="0"/>
                      <w:marRight w:val="0"/>
                      <w:marTop w:val="0"/>
                      <w:marBottom w:val="0"/>
                      <w:divBdr>
                        <w:top w:val="none" w:sz="0" w:space="0" w:color="auto"/>
                        <w:left w:val="none" w:sz="0" w:space="0" w:color="auto"/>
                        <w:bottom w:val="none" w:sz="0" w:space="0" w:color="auto"/>
                        <w:right w:val="none" w:sz="0" w:space="0" w:color="auto"/>
                      </w:divBdr>
                      <w:divsChild>
                        <w:div w:id="162473299">
                          <w:marLeft w:val="0"/>
                          <w:marRight w:val="0"/>
                          <w:marTop w:val="0"/>
                          <w:marBottom w:val="0"/>
                          <w:divBdr>
                            <w:top w:val="none" w:sz="0" w:space="0" w:color="auto"/>
                            <w:left w:val="none" w:sz="0" w:space="0" w:color="auto"/>
                            <w:bottom w:val="none" w:sz="0" w:space="0" w:color="auto"/>
                            <w:right w:val="none" w:sz="0" w:space="0" w:color="auto"/>
                          </w:divBdr>
                          <w:divsChild>
                            <w:div w:id="75055659">
                              <w:marLeft w:val="0"/>
                              <w:marRight w:val="0"/>
                              <w:marTop w:val="0"/>
                              <w:marBottom w:val="0"/>
                              <w:divBdr>
                                <w:top w:val="none" w:sz="0" w:space="0" w:color="auto"/>
                                <w:left w:val="none" w:sz="0" w:space="0" w:color="auto"/>
                                <w:bottom w:val="none" w:sz="0" w:space="0" w:color="auto"/>
                                <w:right w:val="none" w:sz="0" w:space="0" w:color="auto"/>
                              </w:divBdr>
                              <w:divsChild>
                                <w:div w:id="90152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245750">
                  <w:marLeft w:val="0"/>
                  <w:marRight w:val="0"/>
                  <w:marTop w:val="0"/>
                  <w:marBottom w:val="0"/>
                  <w:divBdr>
                    <w:top w:val="none" w:sz="0" w:space="0" w:color="auto"/>
                    <w:left w:val="none" w:sz="0" w:space="0" w:color="auto"/>
                    <w:bottom w:val="none" w:sz="0" w:space="0" w:color="auto"/>
                    <w:right w:val="none" w:sz="0" w:space="0" w:color="auto"/>
                  </w:divBdr>
                  <w:divsChild>
                    <w:div w:id="1626546820">
                      <w:marLeft w:val="0"/>
                      <w:marRight w:val="0"/>
                      <w:marTop w:val="0"/>
                      <w:marBottom w:val="0"/>
                      <w:divBdr>
                        <w:top w:val="none" w:sz="0" w:space="0" w:color="auto"/>
                        <w:left w:val="none" w:sz="0" w:space="0" w:color="auto"/>
                        <w:bottom w:val="none" w:sz="0" w:space="0" w:color="auto"/>
                        <w:right w:val="none" w:sz="0" w:space="0" w:color="auto"/>
                      </w:divBdr>
                    </w:div>
                    <w:div w:id="85007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5359">
              <w:marLeft w:val="0"/>
              <w:marRight w:val="0"/>
              <w:marTop w:val="0"/>
              <w:marBottom w:val="0"/>
              <w:divBdr>
                <w:top w:val="none" w:sz="0" w:space="0" w:color="auto"/>
                <w:left w:val="none" w:sz="0" w:space="0" w:color="auto"/>
                <w:bottom w:val="none" w:sz="0" w:space="0" w:color="auto"/>
                <w:right w:val="none" w:sz="0" w:space="0" w:color="auto"/>
              </w:divBdr>
              <w:divsChild>
                <w:div w:id="1490292376">
                  <w:marLeft w:val="0"/>
                  <w:marRight w:val="0"/>
                  <w:marTop w:val="0"/>
                  <w:marBottom w:val="0"/>
                  <w:divBdr>
                    <w:top w:val="none" w:sz="0" w:space="0" w:color="auto"/>
                    <w:left w:val="none" w:sz="0" w:space="0" w:color="auto"/>
                    <w:bottom w:val="none" w:sz="0" w:space="0" w:color="auto"/>
                    <w:right w:val="none" w:sz="0" w:space="0" w:color="auto"/>
                  </w:divBdr>
                  <w:divsChild>
                    <w:div w:id="1213998896">
                      <w:marLeft w:val="0"/>
                      <w:marRight w:val="0"/>
                      <w:marTop w:val="0"/>
                      <w:marBottom w:val="0"/>
                      <w:divBdr>
                        <w:top w:val="none" w:sz="0" w:space="0" w:color="auto"/>
                        <w:left w:val="none" w:sz="0" w:space="0" w:color="auto"/>
                        <w:bottom w:val="none" w:sz="0" w:space="0" w:color="auto"/>
                        <w:right w:val="none" w:sz="0" w:space="0" w:color="auto"/>
                      </w:divBdr>
                    </w:div>
                    <w:div w:id="445925817">
                      <w:marLeft w:val="0"/>
                      <w:marRight w:val="0"/>
                      <w:marTop w:val="0"/>
                      <w:marBottom w:val="0"/>
                      <w:divBdr>
                        <w:top w:val="none" w:sz="0" w:space="0" w:color="auto"/>
                        <w:left w:val="none" w:sz="0" w:space="0" w:color="auto"/>
                        <w:bottom w:val="none" w:sz="0" w:space="0" w:color="auto"/>
                        <w:right w:val="none" w:sz="0" w:space="0" w:color="auto"/>
                      </w:divBdr>
                      <w:divsChild>
                        <w:div w:id="864488182">
                          <w:marLeft w:val="0"/>
                          <w:marRight w:val="0"/>
                          <w:marTop w:val="0"/>
                          <w:marBottom w:val="0"/>
                          <w:divBdr>
                            <w:top w:val="none" w:sz="0" w:space="0" w:color="auto"/>
                            <w:left w:val="none" w:sz="0" w:space="0" w:color="auto"/>
                            <w:bottom w:val="none" w:sz="0" w:space="0" w:color="auto"/>
                            <w:right w:val="none" w:sz="0" w:space="0" w:color="auto"/>
                          </w:divBdr>
                          <w:divsChild>
                            <w:div w:id="1262682437">
                              <w:marLeft w:val="0"/>
                              <w:marRight w:val="0"/>
                              <w:marTop w:val="0"/>
                              <w:marBottom w:val="0"/>
                              <w:divBdr>
                                <w:top w:val="none" w:sz="0" w:space="0" w:color="auto"/>
                                <w:left w:val="none" w:sz="0" w:space="0" w:color="auto"/>
                                <w:bottom w:val="none" w:sz="0" w:space="0" w:color="auto"/>
                                <w:right w:val="none" w:sz="0" w:space="0" w:color="auto"/>
                              </w:divBdr>
                              <w:divsChild>
                                <w:div w:id="199911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859273">
                  <w:marLeft w:val="0"/>
                  <w:marRight w:val="0"/>
                  <w:marTop w:val="0"/>
                  <w:marBottom w:val="0"/>
                  <w:divBdr>
                    <w:top w:val="none" w:sz="0" w:space="0" w:color="auto"/>
                    <w:left w:val="none" w:sz="0" w:space="0" w:color="auto"/>
                    <w:bottom w:val="none" w:sz="0" w:space="0" w:color="auto"/>
                    <w:right w:val="none" w:sz="0" w:space="0" w:color="auto"/>
                  </w:divBdr>
                  <w:divsChild>
                    <w:div w:id="2070374058">
                      <w:marLeft w:val="0"/>
                      <w:marRight w:val="0"/>
                      <w:marTop w:val="0"/>
                      <w:marBottom w:val="0"/>
                      <w:divBdr>
                        <w:top w:val="none" w:sz="0" w:space="0" w:color="auto"/>
                        <w:left w:val="none" w:sz="0" w:space="0" w:color="auto"/>
                        <w:bottom w:val="none" w:sz="0" w:space="0" w:color="auto"/>
                        <w:right w:val="none" w:sz="0" w:space="0" w:color="auto"/>
                      </w:divBdr>
                    </w:div>
                    <w:div w:id="7971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3882">
              <w:marLeft w:val="0"/>
              <w:marRight w:val="0"/>
              <w:marTop w:val="0"/>
              <w:marBottom w:val="0"/>
              <w:divBdr>
                <w:top w:val="none" w:sz="0" w:space="0" w:color="auto"/>
                <w:left w:val="none" w:sz="0" w:space="0" w:color="auto"/>
                <w:bottom w:val="none" w:sz="0" w:space="0" w:color="auto"/>
                <w:right w:val="none" w:sz="0" w:space="0" w:color="auto"/>
              </w:divBdr>
              <w:divsChild>
                <w:div w:id="728772139">
                  <w:marLeft w:val="0"/>
                  <w:marRight w:val="0"/>
                  <w:marTop w:val="0"/>
                  <w:marBottom w:val="0"/>
                  <w:divBdr>
                    <w:top w:val="none" w:sz="0" w:space="0" w:color="auto"/>
                    <w:left w:val="none" w:sz="0" w:space="0" w:color="auto"/>
                    <w:bottom w:val="none" w:sz="0" w:space="0" w:color="auto"/>
                    <w:right w:val="none" w:sz="0" w:space="0" w:color="auto"/>
                  </w:divBdr>
                  <w:divsChild>
                    <w:div w:id="891815512">
                      <w:marLeft w:val="0"/>
                      <w:marRight w:val="0"/>
                      <w:marTop w:val="0"/>
                      <w:marBottom w:val="0"/>
                      <w:divBdr>
                        <w:top w:val="none" w:sz="0" w:space="0" w:color="auto"/>
                        <w:left w:val="none" w:sz="0" w:space="0" w:color="auto"/>
                        <w:bottom w:val="none" w:sz="0" w:space="0" w:color="auto"/>
                        <w:right w:val="none" w:sz="0" w:space="0" w:color="auto"/>
                      </w:divBdr>
                    </w:div>
                    <w:div w:id="1864396368">
                      <w:marLeft w:val="0"/>
                      <w:marRight w:val="0"/>
                      <w:marTop w:val="0"/>
                      <w:marBottom w:val="0"/>
                      <w:divBdr>
                        <w:top w:val="none" w:sz="0" w:space="0" w:color="auto"/>
                        <w:left w:val="none" w:sz="0" w:space="0" w:color="auto"/>
                        <w:bottom w:val="none" w:sz="0" w:space="0" w:color="auto"/>
                        <w:right w:val="none" w:sz="0" w:space="0" w:color="auto"/>
                      </w:divBdr>
                      <w:divsChild>
                        <w:div w:id="114954991">
                          <w:marLeft w:val="0"/>
                          <w:marRight w:val="0"/>
                          <w:marTop w:val="0"/>
                          <w:marBottom w:val="0"/>
                          <w:divBdr>
                            <w:top w:val="none" w:sz="0" w:space="0" w:color="auto"/>
                            <w:left w:val="none" w:sz="0" w:space="0" w:color="auto"/>
                            <w:bottom w:val="none" w:sz="0" w:space="0" w:color="auto"/>
                            <w:right w:val="none" w:sz="0" w:space="0" w:color="auto"/>
                          </w:divBdr>
                          <w:divsChild>
                            <w:div w:id="301739872">
                              <w:marLeft w:val="0"/>
                              <w:marRight w:val="0"/>
                              <w:marTop w:val="0"/>
                              <w:marBottom w:val="0"/>
                              <w:divBdr>
                                <w:top w:val="none" w:sz="0" w:space="0" w:color="auto"/>
                                <w:left w:val="none" w:sz="0" w:space="0" w:color="auto"/>
                                <w:bottom w:val="none" w:sz="0" w:space="0" w:color="auto"/>
                                <w:right w:val="none" w:sz="0" w:space="0" w:color="auto"/>
                              </w:divBdr>
                              <w:divsChild>
                                <w:div w:id="198562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81701">
                  <w:marLeft w:val="0"/>
                  <w:marRight w:val="0"/>
                  <w:marTop w:val="0"/>
                  <w:marBottom w:val="0"/>
                  <w:divBdr>
                    <w:top w:val="none" w:sz="0" w:space="0" w:color="auto"/>
                    <w:left w:val="none" w:sz="0" w:space="0" w:color="auto"/>
                    <w:bottom w:val="none" w:sz="0" w:space="0" w:color="auto"/>
                    <w:right w:val="none" w:sz="0" w:space="0" w:color="auto"/>
                  </w:divBdr>
                  <w:divsChild>
                    <w:div w:id="1190872330">
                      <w:marLeft w:val="0"/>
                      <w:marRight w:val="0"/>
                      <w:marTop w:val="0"/>
                      <w:marBottom w:val="0"/>
                      <w:divBdr>
                        <w:top w:val="none" w:sz="0" w:space="0" w:color="auto"/>
                        <w:left w:val="none" w:sz="0" w:space="0" w:color="auto"/>
                        <w:bottom w:val="none" w:sz="0" w:space="0" w:color="auto"/>
                        <w:right w:val="none" w:sz="0" w:space="0" w:color="auto"/>
                      </w:divBdr>
                    </w:div>
                    <w:div w:id="78377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72453">
              <w:marLeft w:val="0"/>
              <w:marRight w:val="0"/>
              <w:marTop w:val="0"/>
              <w:marBottom w:val="0"/>
              <w:divBdr>
                <w:top w:val="none" w:sz="0" w:space="0" w:color="auto"/>
                <w:left w:val="none" w:sz="0" w:space="0" w:color="auto"/>
                <w:bottom w:val="none" w:sz="0" w:space="0" w:color="auto"/>
                <w:right w:val="none" w:sz="0" w:space="0" w:color="auto"/>
              </w:divBdr>
              <w:divsChild>
                <w:div w:id="827133713">
                  <w:marLeft w:val="0"/>
                  <w:marRight w:val="0"/>
                  <w:marTop w:val="0"/>
                  <w:marBottom w:val="0"/>
                  <w:divBdr>
                    <w:top w:val="none" w:sz="0" w:space="0" w:color="auto"/>
                    <w:left w:val="none" w:sz="0" w:space="0" w:color="auto"/>
                    <w:bottom w:val="none" w:sz="0" w:space="0" w:color="auto"/>
                    <w:right w:val="none" w:sz="0" w:space="0" w:color="auto"/>
                  </w:divBdr>
                  <w:divsChild>
                    <w:div w:id="1735464018">
                      <w:marLeft w:val="0"/>
                      <w:marRight w:val="0"/>
                      <w:marTop w:val="0"/>
                      <w:marBottom w:val="0"/>
                      <w:divBdr>
                        <w:top w:val="none" w:sz="0" w:space="0" w:color="auto"/>
                        <w:left w:val="none" w:sz="0" w:space="0" w:color="auto"/>
                        <w:bottom w:val="none" w:sz="0" w:space="0" w:color="auto"/>
                        <w:right w:val="none" w:sz="0" w:space="0" w:color="auto"/>
                      </w:divBdr>
                    </w:div>
                    <w:div w:id="1373533934">
                      <w:marLeft w:val="0"/>
                      <w:marRight w:val="0"/>
                      <w:marTop w:val="0"/>
                      <w:marBottom w:val="0"/>
                      <w:divBdr>
                        <w:top w:val="none" w:sz="0" w:space="0" w:color="auto"/>
                        <w:left w:val="none" w:sz="0" w:space="0" w:color="auto"/>
                        <w:bottom w:val="none" w:sz="0" w:space="0" w:color="auto"/>
                        <w:right w:val="none" w:sz="0" w:space="0" w:color="auto"/>
                      </w:divBdr>
                      <w:divsChild>
                        <w:div w:id="1131443030">
                          <w:marLeft w:val="0"/>
                          <w:marRight w:val="0"/>
                          <w:marTop w:val="0"/>
                          <w:marBottom w:val="0"/>
                          <w:divBdr>
                            <w:top w:val="none" w:sz="0" w:space="0" w:color="auto"/>
                            <w:left w:val="none" w:sz="0" w:space="0" w:color="auto"/>
                            <w:bottom w:val="none" w:sz="0" w:space="0" w:color="auto"/>
                            <w:right w:val="none" w:sz="0" w:space="0" w:color="auto"/>
                          </w:divBdr>
                          <w:divsChild>
                            <w:div w:id="1002666274">
                              <w:marLeft w:val="0"/>
                              <w:marRight w:val="0"/>
                              <w:marTop w:val="0"/>
                              <w:marBottom w:val="0"/>
                              <w:divBdr>
                                <w:top w:val="none" w:sz="0" w:space="0" w:color="auto"/>
                                <w:left w:val="none" w:sz="0" w:space="0" w:color="auto"/>
                                <w:bottom w:val="none" w:sz="0" w:space="0" w:color="auto"/>
                                <w:right w:val="none" w:sz="0" w:space="0" w:color="auto"/>
                              </w:divBdr>
                              <w:divsChild>
                                <w:div w:id="31872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5388770">
      <w:bodyDiv w:val="1"/>
      <w:marLeft w:val="0"/>
      <w:marRight w:val="0"/>
      <w:marTop w:val="0"/>
      <w:marBottom w:val="0"/>
      <w:divBdr>
        <w:top w:val="none" w:sz="0" w:space="0" w:color="auto"/>
        <w:left w:val="none" w:sz="0" w:space="0" w:color="auto"/>
        <w:bottom w:val="none" w:sz="0" w:space="0" w:color="auto"/>
        <w:right w:val="none" w:sz="0" w:space="0" w:color="auto"/>
      </w:divBdr>
    </w:div>
    <w:div w:id="967861691">
      <w:bodyDiv w:val="1"/>
      <w:marLeft w:val="0"/>
      <w:marRight w:val="0"/>
      <w:marTop w:val="0"/>
      <w:marBottom w:val="0"/>
      <w:divBdr>
        <w:top w:val="none" w:sz="0" w:space="0" w:color="auto"/>
        <w:left w:val="none" w:sz="0" w:space="0" w:color="auto"/>
        <w:bottom w:val="none" w:sz="0" w:space="0" w:color="auto"/>
        <w:right w:val="none" w:sz="0" w:space="0" w:color="auto"/>
      </w:divBdr>
    </w:div>
    <w:div w:id="1000961861">
      <w:bodyDiv w:val="1"/>
      <w:marLeft w:val="0"/>
      <w:marRight w:val="0"/>
      <w:marTop w:val="0"/>
      <w:marBottom w:val="0"/>
      <w:divBdr>
        <w:top w:val="none" w:sz="0" w:space="0" w:color="auto"/>
        <w:left w:val="none" w:sz="0" w:space="0" w:color="auto"/>
        <w:bottom w:val="none" w:sz="0" w:space="0" w:color="auto"/>
        <w:right w:val="none" w:sz="0" w:space="0" w:color="auto"/>
      </w:divBdr>
      <w:divsChild>
        <w:div w:id="1799376019">
          <w:marLeft w:val="0"/>
          <w:marRight w:val="0"/>
          <w:marTop w:val="0"/>
          <w:marBottom w:val="0"/>
          <w:divBdr>
            <w:top w:val="none" w:sz="0" w:space="0" w:color="auto"/>
            <w:left w:val="none" w:sz="0" w:space="0" w:color="auto"/>
            <w:bottom w:val="none" w:sz="0" w:space="0" w:color="auto"/>
            <w:right w:val="none" w:sz="0" w:space="0" w:color="auto"/>
          </w:divBdr>
        </w:div>
      </w:divsChild>
    </w:div>
    <w:div w:id="1013993696">
      <w:bodyDiv w:val="1"/>
      <w:marLeft w:val="0"/>
      <w:marRight w:val="0"/>
      <w:marTop w:val="0"/>
      <w:marBottom w:val="0"/>
      <w:divBdr>
        <w:top w:val="none" w:sz="0" w:space="0" w:color="auto"/>
        <w:left w:val="none" w:sz="0" w:space="0" w:color="auto"/>
        <w:bottom w:val="none" w:sz="0" w:space="0" w:color="auto"/>
        <w:right w:val="none" w:sz="0" w:space="0" w:color="auto"/>
      </w:divBdr>
      <w:divsChild>
        <w:div w:id="387338991">
          <w:marLeft w:val="0"/>
          <w:marRight w:val="0"/>
          <w:marTop w:val="0"/>
          <w:marBottom w:val="0"/>
          <w:divBdr>
            <w:top w:val="none" w:sz="0" w:space="0" w:color="auto"/>
            <w:left w:val="none" w:sz="0" w:space="0" w:color="auto"/>
            <w:bottom w:val="none" w:sz="0" w:space="0" w:color="auto"/>
            <w:right w:val="none" w:sz="0" w:space="0" w:color="auto"/>
          </w:divBdr>
          <w:divsChild>
            <w:div w:id="1933473069">
              <w:marLeft w:val="0"/>
              <w:marRight w:val="0"/>
              <w:marTop w:val="0"/>
              <w:marBottom w:val="0"/>
              <w:divBdr>
                <w:top w:val="none" w:sz="0" w:space="0" w:color="auto"/>
                <w:left w:val="none" w:sz="0" w:space="0" w:color="auto"/>
                <w:bottom w:val="none" w:sz="0" w:space="0" w:color="auto"/>
                <w:right w:val="none" w:sz="0" w:space="0" w:color="auto"/>
              </w:divBdr>
              <w:divsChild>
                <w:div w:id="462618654">
                  <w:marLeft w:val="0"/>
                  <w:marRight w:val="0"/>
                  <w:marTop w:val="0"/>
                  <w:marBottom w:val="0"/>
                  <w:divBdr>
                    <w:top w:val="none" w:sz="0" w:space="0" w:color="auto"/>
                    <w:left w:val="none" w:sz="0" w:space="0" w:color="auto"/>
                    <w:bottom w:val="none" w:sz="0" w:space="0" w:color="auto"/>
                    <w:right w:val="none" w:sz="0" w:space="0" w:color="auto"/>
                  </w:divBdr>
                  <w:divsChild>
                    <w:div w:id="2033456941">
                      <w:marLeft w:val="0"/>
                      <w:marRight w:val="0"/>
                      <w:marTop w:val="0"/>
                      <w:marBottom w:val="0"/>
                      <w:divBdr>
                        <w:top w:val="none" w:sz="0" w:space="0" w:color="auto"/>
                        <w:left w:val="none" w:sz="0" w:space="0" w:color="auto"/>
                        <w:bottom w:val="none" w:sz="0" w:space="0" w:color="auto"/>
                        <w:right w:val="none" w:sz="0" w:space="0" w:color="auto"/>
                      </w:divBdr>
                      <w:divsChild>
                        <w:div w:id="1468628330">
                          <w:marLeft w:val="0"/>
                          <w:marRight w:val="0"/>
                          <w:marTop w:val="0"/>
                          <w:marBottom w:val="0"/>
                          <w:divBdr>
                            <w:top w:val="none" w:sz="0" w:space="0" w:color="auto"/>
                            <w:left w:val="none" w:sz="0" w:space="0" w:color="auto"/>
                            <w:bottom w:val="none" w:sz="0" w:space="0" w:color="auto"/>
                            <w:right w:val="none" w:sz="0" w:space="0" w:color="auto"/>
                          </w:divBdr>
                          <w:divsChild>
                            <w:div w:id="554048476">
                              <w:marLeft w:val="0"/>
                              <w:marRight w:val="0"/>
                              <w:marTop w:val="0"/>
                              <w:marBottom w:val="0"/>
                              <w:divBdr>
                                <w:top w:val="none" w:sz="0" w:space="0" w:color="auto"/>
                                <w:left w:val="none" w:sz="0" w:space="0" w:color="auto"/>
                                <w:bottom w:val="none" w:sz="0" w:space="0" w:color="auto"/>
                                <w:right w:val="none" w:sz="0" w:space="0" w:color="auto"/>
                              </w:divBdr>
                              <w:divsChild>
                                <w:div w:id="9407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507644">
                  <w:marLeft w:val="0"/>
                  <w:marRight w:val="0"/>
                  <w:marTop w:val="0"/>
                  <w:marBottom w:val="0"/>
                  <w:divBdr>
                    <w:top w:val="none" w:sz="0" w:space="0" w:color="auto"/>
                    <w:left w:val="none" w:sz="0" w:space="0" w:color="auto"/>
                    <w:bottom w:val="none" w:sz="0" w:space="0" w:color="auto"/>
                    <w:right w:val="none" w:sz="0" w:space="0" w:color="auto"/>
                  </w:divBdr>
                  <w:divsChild>
                    <w:div w:id="212274936">
                      <w:marLeft w:val="0"/>
                      <w:marRight w:val="0"/>
                      <w:marTop w:val="0"/>
                      <w:marBottom w:val="0"/>
                      <w:divBdr>
                        <w:top w:val="none" w:sz="0" w:space="0" w:color="auto"/>
                        <w:left w:val="none" w:sz="0" w:space="0" w:color="auto"/>
                        <w:bottom w:val="none" w:sz="0" w:space="0" w:color="auto"/>
                        <w:right w:val="none" w:sz="0" w:space="0" w:color="auto"/>
                      </w:divBdr>
                    </w:div>
                    <w:div w:id="144854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2192">
              <w:marLeft w:val="0"/>
              <w:marRight w:val="0"/>
              <w:marTop w:val="0"/>
              <w:marBottom w:val="0"/>
              <w:divBdr>
                <w:top w:val="none" w:sz="0" w:space="0" w:color="auto"/>
                <w:left w:val="none" w:sz="0" w:space="0" w:color="auto"/>
                <w:bottom w:val="none" w:sz="0" w:space="0" w:color="auto"/>
                <w:right w:val="none" w:sz="0" w:space="0" w:color="auto"/>
              </w:divBdr>
              <w:divsChild>
                <w:div w:id="989166405">
                  <w:marLeft w:val="0"/>
                  <w:marRight w:val="0"/>
                  <w:marTop w:val="0"/>
                  <w:marBottom w:val="0"/>
                  <w:divBdr>
                    <w:top w:val="none" w:sz="0" w:space="0" w:color="auto"/>
                    <w:left w:val="none" w:sz="0" w:space="0" w:color="auto"/>
                    <w:bottom w:val="none" w:sz="0" w:space="0" w:color="auto"/>
                    <w:right w:val="none" w:sz="0" w:space="0" w:color="auto"/>
                  </w:divBdr>
                  <w:divsChild>
                    <w:div w:id="1896114107">
                      <w:marLeft w:val="0"/>
                      <w:marRight w:val="0"/>
                      <w:marTop w:val="0"/>
                      <w:marBottom w:val="0"/>
                      <w:divBdr>
                        <w:top w:val="none" w:sz="0" w:space="0" w:color="auto"/>
                        <w:left w:val="none" w:sz="0" w:space="0" w:color="auto"/>
                        <w:bottom w:val="none" w:sz="0" w:space="0" w:color="auto"/>
                        <w:right w:val="none" w:sz="0" w:space="0" w:color="auto"/>
                      </w:divBdr>
                    </w:div>
                    <w:div w:id="1045642092">
                      <w:marLeft w:val="0"/>
                      <w:marRight w:val="0"/>
                      <w:marTop w:val="0"/>
                      <w:marBottom w:val="0"/>
                      <w:divBdr>
                        <w:top w:val="none" w:sz="0" w:space="0" w:color="auto"/>
                        <w:left w:val="none" w:sz="0" w:space="0" w:color="auto"/>
                        <w:bottom w:val="none" w:sz="0" w:space="0" w:color="auto"/>
                        <w:right w:val="none" w:sz="0" w:space="0" w:color="auto"/>
                      </w:divBdr>
                      <w:divsChild>
                        <w:div w:id="2140758932">
                          <w:marLeft w:val="0"/>
                          <w:marRight w:val="0"/>
                          <w:marTop w:val="0"/>
                          <w:marBottom w:val="0"/>
                          <w:divBdr>
                            <w:top w:val="none" w:sz="0" w:space="0" w:color="auto"/>
                            <w:left w:val="none" w:sz="0" w:space="0" w:color="auto"/>
                            <w:bottom w:val="none" w:sz="0" w:space="0" w:color="auto"/>
                            <w:right w:val="none" w:sz="0" w:space="0" w:color="auto"/>
                          </w:divBdr>
                          <w:divsChild>
                            <w:div w:id="1997490892">
                              <w:marLeft w:val="0"/>
                              <w:marRight w:val="0"/>
                              <w:marTop w:val="0"/>
                              <w:marBottom w:val="0"/>
                              <w:divBdr>
                                <w:top w:val="none" w:sz="0" w:space="0" w:color="auto"/>
                                <w:left w:val="none" w:sz="0" w:space="0" w:color="auto"/>
                                <w:bottom w:val="none" w:sz="0" w:space="0" w:color="auto"/>
                                <w:right w:val="none" w:sz="0" w:space="0" w:color="auto"/>
                              </w:divBdr>
                              <w:divsChild>
                                <w:div w:id="6067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581102">
                  <w:marLeft w:val="0"/>
                  <w:marRight w:val="0"/>
                  <w:marTop w:val="0"/>
                  <w:marBottom w:val="0"/>
                  <w:divBdr>
                    <w:top w:val="none" w:sz="0" w:space="0" w:color="auto"/>
                    <w:left w:val="none" w:sz="0" w:space="0" w:color="auto"/>
                    <w:bottom w:val="none" w:sz="0" w:space="0" w:color="auto"/>
                    <w:right w:val="none" w:sz="0" w:space="0" w:color="auto"/>
                  </w:divBdr>
                  <w:divsChild>
                    <w:div w:id="936795278">
                      <w:marLeft w:val="0"/>
                      <w:marRight w:val="0"/>
                      <w:marTop w:val="0"/>
                      <w:marBottom w:val="0"/>
                      <w:divBdr>
                        <w:top w:val="none" w:sz="0" w:space="0" w:color="auto"/>
                        <w:left w:val="none" w:sz="0" w:space="0" w:color="auto"/>
                        <w:bottom w:val="none" w:sz="0" w:space="0" w:color="auto"/>
                        <w:right w:val="none" w:sz="0" w:space="0" w:color="auto"/>
                      </w:divBdr>
                    </w:div>
                    <w:div w:id="15449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8823">
              <w:marLeft w:val="0"/>
              <w:marRight w:val="0"/>
              <w:marTop w:val="0"/>
              <w:marBottom w:val="0"/>
              <w:divBdr>
                <w:top w:val="none" w:sz="0" w:space="0" w:color="auto"/>
                <w:left w:val="none" w:sz="0" w:space="0" w:color="auto"/>
                <w:bottom w:val="none" w:sz="0" w:space="0" w:color="auto"/>
                <w:right w:val="none" w:sz="0" w:space="0" w:color="auto"/>
              </w:divBdr>
              <w:divsChild>
                <w:div w:id="219555351">
                  <w:marLeft w:val="0"/>
                  <w:marRight w:val="0"/>
                  <w:marTop w:val="0"/>
                  <w:marBottom w:val="0"/>
                  <w:divBdr>
                    <w:top w:val="none" w:sz="0" w:space="0" w:color="auto"/>
                    <w:left w:val="none" w:sz="0" w:space="0" w:color="auto"/>
                    <w:bottom w:val="none" w:sz="0" w:space="0" w:color="auto"/>
                    <w:right w:val="none" w:sz="0" w:space="0" w:color="auto"/>
                  </w:divBdr>
                  <w:divsChild>
                    <w:div w:id="830291279">
                      <w:marLeft w:val="0"/>
                      <w:marRight w:val="0"/>
                      <w:marTop w:val="0"/>
                      <w:marBottom w:val="0"/>
                      <w:divBdr>
                        <w:top w:val="none" w:sz="0" w:space="0" w:color="auto"/>
                        <w:left w:val="none" w:sz="0" w:space="0" w:color="auto"/>
                        <w:bottom w:val="none" w:sz="0" w:space="0" w:color="auto"/>
                        <w:right w:val="none" w:sz="0" w:space="0" w:color="auto"/>
                      </w:divBdr>
                    </w:div>
                    <w:div w:id="1613315270">
                      <w:marLeft w:val="0"/>
                      <w:marRight w:val="0"/>
                      <w:marTop w:val="0"/>
                      <w:marBottom w:val="0"/>
                      <w:divBdr>
                        <w:top w:val="none" w:sz="0" w:space="0" w:color="auto"/>
                        <w:left w:val="none" w:sz="0" w:space="0" w:color="auto"/>
                        <w:bottom w:val="none" w:sz="0" w:space="0" w:color="auto"/>
                        <w:right w:val="none" w:sz="0" w:space="0" w:color="auto"/>
                      </w:divBdr>
                      <w:divsChild>
                        <w:div w:id="1993213988">
                          <w:marLeft w:val="0"/>
                          <w:marRight w:val="0"/>
                          <w:marTop w:val="0"/>
                          <w:marBottom w:val="0"/>
                          <w:divBdr>
                            <w:top w:val="none" w:sz="0" w:space="0" w:color="auto"/>
                            <w:left w:val="none" w:sz="0" w:space="0" w:color="auto"/>
                            <w:bottom w:val="none" w:sz="0" w:space="0" w:color="auto"/>
                            <w:right w:val="none" w:sz="0" w:space="0" w:color="auto"/>
                          </w:divBdr>
                          <w:divsChild>
                            <w:div w:id="1347713332">
                              <w:marLeft w:val="0"/>
                              <w:marRight w:val="0"/>
                              <w:marTop w:val="0"/>
                              <w:marBottom w:val="0"/>
                              <w:divBdr>
                                <w:top w:val="none" w:sz="0" w:space="0" w:color="auto"/>
                                <w:left w:val="none" w:sz="0" w:space="0" w:color="auto"/>
                                <w:bottom w:val="none" w:sz="0" w:space="0" w:color="auto"/>
                                <w:right w:val="none" w:sz="0" w:space="0" w:color="auto"/>
                              </w:divBdr>
                              <w:divsChild>
                                <w:div w:id="6718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780764">
                  <w:marLeft w:val="0"/>
                  <w:marRight w:val="0"/>
                  <w:marTop w:val="0"/>
                  <w:marBottom w:val="0"/>
                  <w:divBdr>
                    <w:top w:val="none" w:sz="0" w:space="0" w:color="auto"/>
                    <w:left w:val="none" w:sz="0" w:space="0" w:color="auto"/>
                    <w:bottom w:val="none" w:sz="0" w:space="0" w:color="auto"/>
                    <w:right w:val="none" w:sz="0" w:space="0" w:color="auto"/>
                  </w:divBdr>
                  <w:divsChild>
                    <w:div w:id="1609239761">
                      <w:marLeft w:val="0"/>
                      <w:marRight w:val="0"/>
                      <w:marTop w:val="0"/>
                      <w:marBottom w:val="0"/>
                      <w:divBdr>
                        <w:top w:val="none" w:sz="0" w:space="0" w:color="auto"/>
                        <w:left w:val="none" w:sz="0" w:space="0" w:color="auto"/>
                        <w:bottom w:val="none" w:sz="0" w:space="0" w:color="auto"/>
                        <w:right w:val="none" w:sz="0" w:space="0" w:color="auto"/>
                      </w:divBdr>
                    </w:div>
                    <w:div w:id="96438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22210">
              <w:marLeft w:val="0"/>
              <w:marRight w:val="0"/>
              <w:marTop w:val="0"/>
              <w:marBottom w:val="0"/>
              <w:divBdr>
                <w:top w:val="none" w:sz="0" w:space="0" w:color="auto"/>
                <w:left w:val="none" w:sz="0" w:space="0" w:color="auto"/>
                <w:bottom w:val="none" w:sz="0" w:space="0" w:color="auto"/>
                <w:right w:val="none" w:sz="0" w:space="0" w:color="auto"/>
              </w:divBdr>
              <w:divsChild>
                <w:div w:id="423503055">
                  <w:marLeft w:val="0"/>
                  <w:marRight w:val="0"/>
                  <w:marTop w:val="0"/>
                  <w:marBottom w:val="0"/>
                  <w:divBdr>
                    <w:top w:val="none" w:sz="0" w:space="0" w:color="auto"/>
                    <w:left w:val="none" w:sz="0" w:space="0" w:color="auto"/>
                    <w:bottom w:val="none" w:sz="0" w:space="0" w:color="auto"/>
                    <w:right w:val="none" w:sz="0" w:space="0" w:color="auto"/>
                  </w:divBdr>
                  <w:divsChild>
                    <w:div w:id="1056977193">
                      <w:marLeft w:val="0"/>
                      <w:marRight w:val="0"/>
                      <w:marTop w:val="0"/>
                      <w:marBottom w:val="0"/>
                      <w:divBdr>
                        <w:top w:val="none" w:sz="0" w:space="0" w:color="auto"/>
                        <w:left w:val="none" w:sz="0" w:space="0" w:color="auto"/>
                        <w:bottom w:val="none" w:sz="0" w:space="0" w:color="auto"/>
                        <w:right w:val="none" w:sz="0" w:space="0" w:color="auto"/>
                      </w:divBdr>
                    </w:div>
                    <w:div w:id="1640914397">
                      <w:marLeft w:val="0"/>
                      <w:marRight w:val="0"/>
                      <w:marTop w:val="0"/>
                      <w:marBottom w:val="0"/>
                      <w:divBdr>
                        <w:top w:val="none" w:sz="0" w:space="0" w:color="auto"/>
                        <w:left w:val="none" w:sz="0" w:space="0" w:color="auto"/>
                        <w:bottom w:val="none" w:sz="0" w:space="0" w:color="auto"/>
                        <w:right w:val="none" w:sz="0" w:space="0" w:color="auto"/>
                      </w:divBdr>
                      <w:divsChild>
                        <w:div w:id="885485365">
                          <w:marLeft w:val="0"/>
                          <w:marRight w:val="0"/>
                          <w:marTop w:val="0"/>
                          <w:marBottom w:val="0"/>
                          <w:divBdr>
                            <w:top w:val="none" w:sz="0" w:space="0" w:color="auto"/>
                            <w:left w:val="none" w:sz="0" w:space="0" w:color="auto"/>
                            <w:bottom w:val="none" w:sz="0" w:space="0" w:color="auto"/>
                            <w:right w:val="none" w:sz="0" w:space="0" w:color="auto"/>
                          </w:divBdr>
                          <w:divsChild>
                            <w:div w:id="77798086">
                              <w:marLeft w:val="0"/>
                              <w:marRight w:val="0"/>
                              <w:marTop w:val="0"/>
                              <w:marBottom w:val="0"/>
                              <w:divBdr>
                                <w:top w:val="none" w:sz="0" w:space="0" w:color="auto"/>
                                <w:left w:val="none" w:sz="0" w:space="0" w:color="auto"/>
                                <w:bottom w:val="none" w:sz="0" w:space="0" w:color="auto"/>
                                <w:right w:val="none" w:sz="0" w:space="0" w:color="auto"/>
                              </w:divBdr>
                              <w:divsChild>
                                <w:div w:id="34822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128911">
      <w:bodyDiv w:val="1"/>
      <w:marLeft w:val="0"/>
      <w:marRight w:val="0"/>
      <w:marTop w:val="0"/>
      <w:marBottom w:val="0"/>
      <w:divBdr>
        <w:top w:val="none" w:sz="0" w:space="0" w:color="auto"/>
        <w:left w:val="none" w:sz="0" w:space="0" w:color="auto"/>
        <w:bottom w:val="none" w:sz="0" w:space="0" w:color="auto"/>
        <w:right w:val="none" w:sz="0" w:space="0" w:color="auto"/>
      </w:divBdr>
      <w:divsChild>
        <w:div w:id="1599021911">
          <w:marLeft w:val="0"/>
          <w:marRight w:val="0"/>
          <w:marTop w:val="0"/>
          <w:marBottom w:val="0"/>
          <w:divBdr>
            <w:top w:val="none" w:sz="0" w:space="0" w:color="auto"/>
            <w:left w:val="none" w:sz="0" w:space="0" w:color="auto"/>
            <w:bottom w:val="none" w:sz="0" w:space="0" w:color="auto"/>
            <w:right w:val="none" w:sz="0" w:space="0" w:color="auto"/>
          </w:divBdr>
        </w:div>
      </w:divsChild>
    </w:div>
    <w:div w:id="1343312669">
      <w:bodyDiv w:val="1"/>
      <w:marLeft w:val="0"/>
      <w:marRight w:val="0"/>
      <w:marTop w:val="0"/>
      <w:marBottom w:val="0"/>
      <w:divBdr>
        <w:top w:val="none" w:sz="0" w:space="0" w:color="auto"/>
        <w:left w:val="none" w:sz="0" w:space="0" w:color="auto"/>
        <w:bottom w:val="none" w:sz="0" w:space="0" w:color="auto"/>
        <w:right w:val="none" w:sz="0" w:space="0" w:color="auto"/>
      </w:divBdr>
    </w:div>
    <w:div w:id="1458833479">
      <w:bodyDiv w:val="1"/>
      <w:marLeft w:val="0"/>
      <w:marRight w:val="0"/>
      <w:marTop w:val="0"/>
      <w:marBottom w:val="0"/>
      <w:divBdr>
        <w:top w:val="none" w:sz="0" w:space="0" w:color="auto"/>
        <w:left w:val="none" w:sz="0" w:space="0" w:color="auto"/>
        <w:bottom w:val="none" w:sz="0" w:space="0" w:color="auto"/>
        <w:right w:val="none" w:sz="0" w:space="0" w:color="auto"/>
      </w:divBdr>
      <w:divsChild>
        <w:div w:id="563444313">
          <w:marLeft w:val="0"/>
          <w:marRight w:val="0"/>
          <w:marTop w:val="0"/>
          <w:marBottom w:val="0"/>
          <w:divBdr>
            <w:top w:val="none" w:sz="0" w:space="0" w:color="auto"/>
            <w:left w:val="none" w:sz="0" w:space="0" w:color="auto"/>
            <w:bottom w:val="none" w:sz="0" w:space="0" w:color="auto"/>
            <w:right w:val="none" w:sz="0" w:space="0" w:color="auto"/>
          </w:divBdr>
        </w:div>
      </w:divsChild>
    </w:div>
    <w:div w:id="1668629849">
      <w:bodyDiv w:val="1"/>
      <w:marLeft w:val="0"/>
      <w:marRight w:val="0"/>
      <w:marTop w:val="0"/>
      <w:marBottom w:val="0"/>
      <w:divBdr>
        <w:top w:val="none" w:sz="0" w:space="0" w:color="auto"/>
        <w:left w:val="none" w:sz="0" w:space="0" w:color="auto"/>
        <w:bottom w:val="none" w:sz="0" w:space="0" w:color="auto"/>
        <w:right w:val="none" w:sz="0" w:space="0" w:color="auto"/>
      </w:divBdr>
      <w:divsChild>
        <w:div w:id="1809276040">
          <w:marLeft w:val="0"/>
          <w:marRight w:val="0"/>
          <w:marTop w:val="0"/>
          <w:marBottom w:val="0"/>
          <w:divBdr>
            <w:top w:val="none" w:sz="0" w:space="0" w:color="auto"/>
            <w:left w:val="none" w:sz="0" w:space="0" w:color="auto"/>
            <w:bottom w:val="none" w:sz="0" w:space="0" w:color="auto"/>
            <w:right w:val="none" w:sz="0" w:space="0" w:color="auto"/>
          </w:divBdr>
        </w:div>
      </w:divsChild>
    </w:div>
    <w:div w:id="1689871035">
      <w:bodyDiv w:val="1"/>
      <w:marLeft w:val="0"/>
      <w:marRight w:val="0"/>
      <w:marTop w:val="0"/>
      <w:marBottom w:val="0"/>
      <w:divBdr>
        <w:top w:val="none" w:sz="0" w:space="0" w:color="auto"/>
        <w:left w:val="none" w:sz="0" w:space="0" w:color="auto"/>
        <w:bottom w:val="none" w:sz="0" w:space="0" w:color="auto"/>
        <w:right w:val="none" w:sz="0" w:space="0" w:color="auto"/>
      </w:divBdr>
      <w:divsChild>
        <w:div w:id="1724676561">
          <w:marLeft w:val="0"/>
          <w:marRight w:val="0"/>
          <w:marTop w:val="0"/>
          <w:marBottom w:val="0"/>
          <w:divBdr>
            <w:top w:val="none" w:sz="0" w:space="0" w:color="auto"/>
            <w:left w:val="none" w:sz="0" w:space="0" w:color="auto"/>
            <w:bottom w:val="none" w:sz="0" w:space="0" w:color="auto"/>
            <w:right w:val="none" w:sz="0" w:space="0" w:color="auto"/>
          </w:divBdr>
          <w:divsChild>
            <w:div w:id="869299808">
              <w:marLeft w:val="0"/>
              <w:marRight w:val="0"/>
              <w:marTop w:val="0"/>
              <w:marBottom w:val="0"/>
              <w:divBdr>
                <w:top w:val="none" w:sz="0" w:space="0" w:color="auto"/>
                <w:left w:val="none" w:sz="0" w:space="0" w:color="auto"/>
                <w:bottom w:val="none" w:sz="0" w:space="0" w:color="auto"/>
                <w:right w:val="none" w:sz="0" w:space="0" w:color="auto"/>
              </w:divBdr>
              <w:divsChild>
                <w:div w:id="1256981714">
                  <w:marLeft w:val="0"/>
                  <w:marRight w:val="0"/>
                  <w:marTop w:val="0"/>
                  <w:marBottom w:val="0"/>
                  <w:divBdr>
                    <w:top w:val="none" w:sz="0" w:space="0" w:color="auto"/>
                    <w:left w:val="none" w:sz="0" w:space="0" w:color="auto"/>
                    <w:bottom w:val="none" w:sz="0" w:space="0" w:color="auto"/>
                    <w:right w:val="none" w:sz="0" w:space="0" w:color="auto"/>
                  </w:divBdr>
                  <w:divsChild>
                    <w:div w:id="1986396622">
                      <w:marLeft w:val="0"/>
                      <w:marRight w:val="0"/>
                      <w:marTop w:val="0"/>
                      <w:marBottom w:val="0"/>
                      <w:divBdr>
                        <w:top w:val="none" w:sz="0" w:space="0" w:color="auto"/>
                        <w:left w:val="none" w:sz="0" w:space="0" w:color="auto"/>
                        <w:bottom w:val="none" w:sz="0" w:space="0" w:color="auto"/>
                        <w:right w:val="none" w:sz="0" w:space="0" w:color="auto"/>
                      </w:divBdr>
                      <w:divsChild>
                        <w:div w:id="546180860">
                          <w:marLeft w:val="0"/>
                          <w:marRight w:val="0"/>
                          <w:marTop w:val="0"/>
                          <w:marBottom w:val="0"/>
                          <w:divBdr>
                            <w:top w:val="none" w:sz="0" w:space="0" w:color="auto"/>
                            <w:left w:val="none" w:sz="0" w:space="0" w:color="auto"/>
                            <w:bottom w:val="none" w:sz="0" w:space="0" w:color="auto"/>
                            <w:right w:val="none" w:sz="0" w:space="0" w:color="auto"/>
                          </w:divBdr>
                          <w:divsChild>
                            <w:div w:id="864975277">
                              <w:marLeft w:val="0"/>
                              <w:marRight w:val="0"/>
                              <w:marTop w:val="0"/>
                              <w:marBottom w:val="0"/>
                              <w:divBdr>
                                <w:top w:val="none" w:sz="0" w:space="0" w:color="auto"/>
                                <w:left w:val="none" w:sz="0" w:space="0" w:color="auto"/>
                                <w:bottom w:val="none" w:sz="0" w:space="0" w:color="auto"/>
                                <w:right w:val="none" w:sz="0" w:space="0" w:color="auto"/>
                              </w:divBdr>
                              <w:divsChild>
                                <w:div w:id="116886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43420">
                  <w:marLeft w:val="0"/>
                  <w:marRight w:val="0"/>
                  <w:marTop w:val="0"/>
                  <w:marBottom w:val="0"/>
                  <w:divBdr>
                    <w:top w:val="none" w:sz="0" w:space="0" w:color="auto"/>
                    <w:left w:val="none" w:sz="0" w:space="0" w:color="auto"/>
                    <w:bottom w:val="none" w:sz="0" w:space="0" w:color="auto"/>
                    <w:right w:val="none" w:sz="0" w:space="0" w:color="auto"/>
                  </w:divBdr>
                  <w:divsChild>
                    <w:div w:id="2074503767">
                      <w:marLeft w:val="0"/>
                      <w:marRight w:val="0"/>
                      <w:marTop w:val="0"/>
                      <w:marBottom w:val="0"/>
                      <w:divBdr>
                        <w:top w:val="none" w:sz="0" w:space="0" w:color="auto"/>
                        <w:left w:val="none" w:sz="0" w:space="0" w:color="auto"/>
                        <w:bottom w:val="none" w:sz="0" w:space="0" w:color="auto"/>
                        <w:right w:val="none" w:sz="0" w:space="0" w:color="auto"/>
                      </w:divBdr>
                    </w:div>
                    <w:div w:id="8178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76716">
              <w:marLeft w:val="0"/>
              <w:marRight w:val="0"/>
              <w:marTop w:val="0"/>
              <w:marBottom w:val="0"/>
              <w:divBdr>
                <w:top w:val="none" w:sz="0" w:space="0" w:color="auto"/>
                <w:left w:val="none" w:sz="0" w:space="0" w:color="auto"/>
                <w:bottom w:val="none" w:sz="0" w:space="0" w:color="auto"/>
                <w:right w:val="none" w:sz="0" w:space="0" w:color="auto"/>
              </w:divBdr>
              <w:divsChild>
                <w:div w:id="1895194821">
                  <w:marLeft w:val="0"/>
                  <w:marRight w:val="0"/>
                  <w:marTop w:val="0"/>
                  <w:marBottom w:val="0"/>
                  <w:divBdr>
                    <w:top w:val="none" w:sz="0" w:space="0" w:color="auto"/>
                    <w:left w:val="none" w:sz="0" w:space="0" w:color="auto"/>
                    <w:bottom w:val="none" w:sz="0" w:space="0" w:color="auto"/>
                    <w:right w:val="none" w:sz="0" w:space="0" w:color="auto"/>
                  </w:divBdr>
                  <w:divsChild>
                    <w:div w:id="1748459836">
                      <w:marLeft w:val="0"/>
                      <w:marRight w:val="0"/>
                      <w:marTop w:val="0"/>
                      <w:marBottom w:val="0"/>
                      <w:divBdr>
                        <w:top w:val="none" w:sz="0" w:space="0" w:color="auto"/>
                        <w:left w:val="none" w:sz="0" w:space="0" w:color="auto"/>
                        <w:bottom w:val="none" w:sz="0" w:space="0" w:color="auto"/>
                        <w:right w:val="none" w:sz="0" w:space="0" w:color="auto"/>
                      </w:divBdr>
                    </w:div>
                    <w:div w:id="364912235">
                      <w:marLeft w:val="0"/>
                      <w:marRight w:val="0"/>
                      <w:marTop w:val="0"/>
                      <w:marBottom w:val="0"/>
                      <w:divBdr>
                        <w:top w:val="none" w:sz="0" w:space="0" w:color="auto"/>
                        <w:left w:val="none" w:sz="0" w:space="0" w:color="auto"/>
                        <w:bottom w:val="none" w:sz="0" w:space="0" w:color="auto"/>
                        <w:right w:val="none" w:sz="0" w:space="0" w:color="auto"/>
                      </w:divBdr>
                      <w:divsChild>
                        <w:div w:id="2022657537">
                          <w:marLeft w:val="0"/>
                          <w:marRight w:val="0"/>
                          <w:marTop w:val="0"/>
                          <w:marBottom w:val="0"/>
                          <w:divBdr>
                            <w:top w:val="none" w:sz="0" w:space="0" w:color="auto"/>
                            <w:left w:val="none" w:sz="0" w:space="0" w:color="auto"/>
                            <w:bottom w:val="none" w:sz="0" w:space="0" w:color="auto"/>
                            <w:right w:val="none" w:sz="0" w:space="0" w:color="auto"/>
                          </w:divBdr>
                          <w:divsChild>
                            <w:div w:id="668756342">
                              <w:marLeft w:val="0"/>
                              <w:marRight w:val="0"/>
                              <w:marTop w:val="0"/>
                              <w:marBottom w:val="0"/>
                              <w:divBdr>
                                <w:top w:val="none" w:sz="0" w:space="0" w:color="auto"/>
                                <w:left w:val="none" w:sz="0" w:space="0" w:color="auto"/>
                                <w:bottom w:val="none" w:sz="0" w:space="0" w:color="auto"/>
                                <w:right w:val="none" w:sz="0" w:space="0" w:color="auto"/>
                              </w:divBdr>
                              <w:divsChild>
                                <w:div w:id="159679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070475">
                  <w:marLeft w:val="0"/>
                  <w:marRight w:val="0"/>
                  <w:marTop w:val="0"/>
                  <w:marBottom w:val="0"/>
                  <w:divBdr>
                    <w:top w:val="none" w:sz="0" w:space="0" w:color="auto"/>
                    <w:left w:val="none" w:sz="0" w:space="0" w:color="auto"/>
                    <w:bottom w:val="none" w:sz="0" w:space="0" w:color="auto"/>
                    <w:right w:val="none" w:sz="0" w:space="0" w:color="auto"/>
                  </w:divBdr>
                  <w:divsChild>
                    <w:div w:id="452864639">
                      <w:marLeft w:val="0"/>
                      <w:marRight w:val="0"/>
                      <w:marTop w:val="0"/>
                      <w:marBottom w:val="0"/>
                      <w:divBdr>
                        <w:top w:val="none" w:sz="0" w:space="0" w:color="auto"/>
                        <w:left w:val="none" w:sz="0" w:space="0" w:color="auto"/>
                        <w:bottom w:val="none" w:sz="0" w:space="0" w:color="auto"/>
                        <w:right w:val="none" w:sz="0" w:space="0" w:color="auto"/>
                      </w:divBdr>
                    </w:div>
                    <w:div w:id="176186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0949">
              <w:marLeft w:val="0"/>
              <w:marRight w:val="0"/>
              <w:marTop w:val="0"/>
              <w:marBottom w:val="0"/>
              <w:divBdr>
                <w:top w:val="none" w:sz="0" w:space="0" w:color="auto"/>
                <w:left w:val="none" w:sz="0" w:space="0" w:color="auto"/>
                <w:bottom w:val="none" w:sz="0" w:space="0" w:color="auto"/>
                <w:right w:val="none" w:sz="0" w:space="0" w:color="auto"/>
              </w:divBdr>
              <w:divsChild>
                <w:div w:id="354231828">
                  <w:marLeft w:val="0"/>
                  <w:marRight w:val="0"/>
                  <w:marTop w:val="0"/>
                  <w:marBottom w:val="0"/>
                  <w:divBdr>
                    <w:top w:val="none" w:sz="0" w:space="0" w:color="auto"/>
                    <w:left w:val="none" w:sz="0" w:space="0" w:color="auto"/>
                    <w:bottom w:val="none" w:sz="0" w:space="0" w:color="auto"/>
                    <w:right w:val="none" w:sz="0" w:space="0" w:color="auto"/>
                  </w:divBdr>
                  <w:divsChild>
                    <w:div w:id="1669793150">
                      <w:marLeft w:val="0"/>
                      <w:marRight w:val="0"/>
                      <w:marTop w:val="0"/>
                      <w:marBottom w:val="0"/>
                      <w:divBdr>
                        <w:top w:val="none" w:sz="0" w:space="0" w:color="auto"/>
                        <w:left w:val="none" w:sz="0" w:space="0" w:color="auto"/>
                        <w:bottom w:val="none" w:sz="0" w:space="0" w:color="auto"/>
                        <w:right w:val="none" w:sz="0" w:space="0" w:color="auto"/>
                      </w:divBdr>
                    </w:div>
                    <w:div w:id="1401053888">
                      <w:marLeft w:val="0"/>
                      <w:marRight w:val="0"/>
                      <w:marTop w:val="0"/>
                      <w:marBottom w:val="0"/>
                      <w:divBdr>
                        <w:top w:val="none" w:sz="0" w:space="0" w:color="auto"/>
                        <w:left w:val="none" w:sz="0" w:space="0" w:color="auto"/>
                        <w:bottom w:val="none" w:sz="0" w:space="0" w:color="auto"/>
                        <w:right w:val="none" w:sz="0" w:space="0" w:color="auto"/>
                      </w:divBdr>
                      <w:divsChild>
                        <w:div w:id="855660078">
                          <w:marLeft w:val="0"/>
                          <w:marRight w:val="0"/>
                          <w:marTop w:val="0"/>
                          <w:marBottom w:val="0"/>
                          <w:divBdr>
                            <w:top w:val="none" w:sz="0" w:space="0" w:color="auto"/>
                            <w:left w:val="none" w:sz="0" w:space="0" w:color="auto"/>
                            <w:bottom w:val="none" w:sz="0" w:space="0" w:color="auto"/>
                            <w:right w:val="none" w:sz="0" w:space="0" w:color="auto"/>
                          </w:divBdr>
                          <w:divsChild>
                            <w:div w:id="1246181161">
                              <w:marLeft w:val="0"/>
                              <w:marRight w:val="0"/>
                              <w:marTop w:val="0"/>
                              <w:marBottom w:val="0"/>
                              <w:divBdr>
                                <w:top w:val="none" w:sz="0" w:space="0" w:color="auto"/>
                                <w:left w:val="none" w:sz="0" w:space="0" w:color="auto"/>
                                <w:bottom w:val="none" w:sz="0" w:space="0" w:color="auto"/>
                                <w:right w:val="none" w:sz="0" w:space="0" w:color="auto"/>
                              </w:divBdr>
                              <w:divsChild>
                                <w:div w:id="71974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610110">
                  <w:marLeft w:val="0"/>
                  <w:marRight w:val="0"/>
                  <w:marTop w:val="0"/>
                  <w:marBottom w:val="0"/>
                  <w:divBdr>
                    <w:top w:val="none" w:sz="0" w:space="0" w:color="auto"/>
                    <w:left w:val="none" w:sz="0" w:space="0" w:color="auto"/>
                    <w:bottom w:val="none" w:sz="0" w:space="0" w:color="auto"/>
                    <w:right w:val="none" w:sz="0" w:space="0" w:color="auto"/>
                  </w:divBdr>
                  <w:divsChild>
                    <w:div w:id="1522551562">
                      <w:marLeft w:val="0"/>
                      <w:marRight w:val="0"/>
                      <w:marTop w:val="0"/>
                      <w:marBottom w:val="0"/>
                      <w:divBdr>
                        <w:top w:val="none" w:sz="0" w:space="0" w:color="auto"/>
                        <w:left w:val="none" w:sz="0" w:space="0" w:color="auto"/>
                        <w:bottom w:val="none" w:sz="0" w:space="0" w:color="auto"/>
                        <w:right w:val="none" w:sz="0" w:space="0" w:color="auto"/>
                      </w:divBdr>
                    </w:div>
                    <w:div w:id="172301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68129">
              <w:marLeft w:val="0"/>
              <w:marRight w:val="0"/>
              <w:marTop w:val="0"/>
              <w:marBottom w:val="0"/>
              <w:divBdr>
                <w:top w:val="none" w:sz="0" w:space="0" w:color="auto"/>
                <w:left w:val="none" w:sz="0" w:space="0" w:color="auto"/>
                <w:bottom w:val="none" w:sz="0" w:space="0" w:color="auto"/>
                <w:right w:val="none" w:sz="0" w:space="0" w:color="auto"/>
              </w:divBdr>
              <w:divsChild>
                <w:div w:id="367071100">
                  <w:marLeft w:val="0"/>
                  <w:marRight w:val="0"/>
                  <w:marTop w:val="0"/>
                  <w:marBottom w:val="0"/>
                  <w:divBdr>
                    <w:top w:val="none" w:sz="0" w:space="0" w:color="auto"/>
                    <w:left w:val="none" w:sz="0" w:space="0" w:color="auto"/>
                    <w:bottom w:val="none" w:sz="0" w:space="0" w:color="auto"/>
                    <w:right w:val="none" w:sz="0" w:space="0" w:color="auto"/>
                  </w:divBdr>
                  <w:divsChild>
                    <w:div w:id="101195691">
                      <w:marLeft w:val="0"/>
                      <w:marRight w:val="0"/>
                      <w:marTop w:val="0"/>
                      <w:marBottom w:val="0"/>
                      <w:divBdr>
                        <w:top w:val="none" w:sz="0" w:space="0" w:color="auto"/>
                        <w:left w:val="none" w:sz="0" w:space="0" w:color="auto"/>
                        <w:bottom w:val="none" w:sz="0" w:space="0" w:color="auto"/>
                        <w:right w:val="none" w:sz="0" w:space="0" w:color="auto"/>
                      </w:divBdr>
                    </w:div>
                    <w:div w:id="1587183385">
                      <w:marLeft w:val="0"/>
                      <w:marRight w:val="0"/>
                      <w:marTop w:val="0"/>
                      <w:marBottom w:val="0"/>
                      <w:divBdr>
                        <w:top w:val="none" w:sz="0" w:space="0" w:color="auto"/>
                        <w:left w:val="none" w:sz="0" w:space="0" w:color="auto"/>
                        <w:bottom w:val="none" w:sz="0" w:space="0" w:color="auto"/>
                        <w:right w:val="none" w:sz="0" w:space="0" w:color="auto"/>
                      </w:divBdr>
                      <w:divsChild>
                        <w:div w:id="1601984944">
                          <w:marLeft w:val="0"/>
                          <w:marRight w:val="0"/>
                          <w:marTop w:val="0"/>
                          <w:marBottom w:val="0"/>
                          <w:divBdr>
                            <w:top w:val="none" w:sz="0" w:space="0" w:color="auto"/>
                            <w:left w:val="none" w:sz="0" w:space="0" w:color="auto"/>
                            <w:bottom w:val="none" w:sz="0" w:space="0" w:color="auto"/>
                            <w:right w:val="none" w:sz="0" w:space="0" w:color="auto"/>
                          </w:divBdr>
                          <w:divsChild>
                            <w:div w:id="94325357">
                              <w:marLeft w:val="0"/>
                              <w:marRight w:val="0"/>
                              <w:marTop w:val="0"/>
                              <w:marBottom w:val="0"/>
                              <w:divBdr>
                                <w:top w:val="none" w:sz="0" w:space="0" w:color="auto"/>
                                <w:left w:val="none" w:sz="0" w:space="0" w:color="auto"/>
                                <w:bottom w:val="none" w:sz="0" w:space="0" w:color="auto"/>
                                <w:right w:val="none" w:sz="0" w:space="0" w:color="auto"/>
                              </w:divBdr>
                              <w:divsChild>
                                <w:div w:id="173285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1429751">
      <w:bodyDiv w:val="1"/>
      <w:marLeft w:val="0"/>
      <w:marRight w:val="0"/>
      <w:marTop w:val="0"/>
      <w:marBottom w:val="0"/>
      <w:divBdr>
        <w:top w:val="none" w:sz="0" w:space="0" w:color="auto"/>
        <w:left w:val="none" w:sz="0" w:space="0" w:color="auto"/>
        <w:bottom w:val="none" w:sz="0" w:space="0" w:color="auto"/>
        <w:right w:val="none" w:sz="0" w:space="0" w:color="auto"/>
      </w:divBdr>
      <w:divsChild>
        <w:div w:id="610402744">
          <w:marLeft w:val="0"/>
          <w:marRight w:val="0"/>
          <w:marTop w:val="0"/>
          <w:marBottom w:val="0"/>
          <w:divBdr>
            <w:top w:val="none" w:sz="0" w:space="0" w:color="auto"/>
            <w:left w:val="none" w:sz="0" w:space="0" w:color="auto"/>
            <w:bottom w:val="none" w:sz="0" w:space="0" w:color="auto"/>
            <w:right w:val="none" w:sz="0" w:space="0" w:color="auto"/>
          </w:divBdr>
          <w:divsChild>
            <w:div w:id="2015717523">
              <w:marLeft w:val="0"/>
              <w:marRight w:val="0"/>
              <w:marTop w:val="0"/>
              <w:marBottom w:val="0"/>
              <w:divBdr>
                <w:top w:val="none" w:sz="0" w:space="0" w:color="auto"/>
                <w:left w:val="none" w:sz="0" w:space="0" w:color="auto"/>
                <w:bottom w:val="none" w:sz="0" w:space="0" w:color="auto"/>
                <w:right w:val="none" w:sz="0" w:space="0" w:color="auto"/>
              </w:divBdr>
              <w:divsChild>
                <w:div w:id="240144848">
                  <w:marLeft w:val="0"/>
                  <w:marRight w:val="0"/>
                  <w:marTop w:val="0"/>
                  <w:marBottom w:val="0"/>
                  <w:divBdr>
                    <w:top w:val="none" w:sz="0" w:space="0" w:color="auto"/>
                    <w:left w:val="none" w:sz="0" w:space="0" w:color="auto"/>
                    <w:bottom w:val="none" w:sz="0" w:space="0" w:color="auto"/>
                    <w:right w:val="none" w:sz="0" w:space="0" w:color="auto"/>
                  </w:divBdr>
                  <w:divsChild>
                    <w:div w:id="379206891">
                      <w:marLeft w:val="0"/>
                      <w:marRight w:val="0"/>
                      <w:marTop w:val="0"/>
                      <w:marBottom w:val="0"/>
                      <w:divBdr>
                        <w:top w:val="none" w:sz="0" w:space="0" w:color="auto"/>
                        <w:left w:val="none" w:sz="0" w:space="0" w:color="auto"/>
                        <w:bottom w:val="none" w:sz="0" w:space="0" w:color="auto"/>
                        <w:right w:val="none" w:sz="0" w:space="0" w:color="auto"/>
                      </w:divBdr>
                      <w:divsChild>
                        <w:div w:id="719129481">
                          <w:marLeft w:val="0"/>
                          <w:marRight w:val="0"/>
                          <w:marTop w:val="0"/>
                          <w:marBottom w:val="0"/>
                          <w:divBdr>
                            <w:top w:val="none" w:sz="0" w:space="0" w:color="auto"/>
                            <w:left w:val="none" w:sz="0" w:space="0" w:color="auto"/>
                            <w:bottom w:val="none" w:sz="0" w:space="0" w:color="auto"/>
                            <w:right w:val="none" w:sz="0" w:space="0" w:color="auto"/>
                          </w:divBdr>
                          <w:divsChild>
                            <w:div w:id="958881349">
                              <w:marLeft w:val="0"/>
                              <w:marRight w:val="0"/>
                              <w:marTop w:val="0"/>
                              <w:marBottom w:val="0"/>
                              <w:divBdr>
                                <w:top w:val="none" w:sz="0" w:space="0" w:color="auto"/>
                                <w:left w:val="none" w:sz="0" w:space="0" w:color="auto"/>
                                <w:bottom w:val="none" w:sz="0" w:space="0" w:color="auto"/>
                                <w:right w:val="none" w:sz="0" w:space="0" w:color="auto"/>
                              </w:divBdr>
                              <w:divsChild>
                                <w:div w:id="148924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651958">
                  <w:marLeft w:val="0"/>
                  <w:marRight w:val="0"/>
                  <w:marTop w:val="0"/>
                  <w:marBottom w:val="0"/>
                  <w:divBdr>
                    <w:top w:val="none" w:sz="0" w:space="0" w:color="auto"/>
                    <w:left w:val="none" w:sz="0" w:space="0" w:color="auto"/>
                    <w:bottom w:val="none" w:sz="0" w:space="0" w:color="auto"/>
                    <w:right w:val="none" w:sz="0" w:space="0" w:color="auto"/>
                  </w:divBdr>
                  <w:divsChild>
                    <w:div w:id="1114590573">
                      <w:marLeft w:val="0"/>
                      <w:marRight w:val="0"/>
                      <w:marTop w:val="0"/>
                      <w:marBottom w:val="0"/>
                      <w:divBdr>
                        <w:top w:val="none" w:sz="0" w:space="0" w:color="auto"/>
                        <w:left w:val="none" w:sz="0" w:space="0" w:color="auto"/>
                        <w:bottom w:val="none" w:sz="0" w:space="0" w:color="auto"/>
                        <w:right w:val="none" w:sz="0" w:space="0" w:color="auto"/>
                      </w:divBdr>
                    </w:div>
                    <w:div w:id="197809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79693">
              <w:marLeft w:val="0"/>
              <w:marRight w:val="0"/>
              <w:marTop w:val="0"/>
              <w:marBottom w:val="0"/>
              <w:divBdr>
                <w:top w:val="none" w:sz="0" w:space="0" w:color="auto"/>
                <w:left w:val="none" w:sz="0" w:space="0" w:color="auto"/>
                <w:bottom w:val="none" w:sz="0" w:space="0" w:color="auto"/>
                <w:right w:val="none" w:sz="0" w:space="0" w:color="auto"/>
              </w:divBdr>
              <w:divsChild>
                <w:div w:id="1152023640">
                  <w:marLeft w:val="0"/>
                  <w:marRight w:val="0"/>
                  <w:marTop w:val="0"/>
                  <w:marBottom w:val="0"/>
                  <w:divBdr>
                    <w:top w:val="none" w:sz="0" w:space="0" w:color="auto"/>
                    <w:left w:val="none" w:sz="0" w:space="0" w:color="auto"/>
                    <w:bottom w:val="none" w:sz="0" w:space="0" w:color="auto"/>
                    <w:right w:val="none" w:sz="0" w:space="0" w:color="auto"/>
                  </w:divBdr>
                  <w:divsChild>
                    <w:div w:id="2024015850">
                      <w:marLeft w:val="0"/>
                      <w:marRight w:val="0"/>
                      <w:marTop w:val="0"/>
                      <w:marBottom w:val="0"/>
                      <w:divBdr>
                        <w:top w:val="none" w:sz="0" w:space="0" w:color="auto"/>
                        <w:left w:val="none" w:sz="0" w:space="0" w:color="auto"/>
                        <w:bottom w:val="none" w:sz="0" w:space="0" w:color="auto"/>
                        <w:right w:val="none" w:sz="0" w:space="0" w:color="auto"/>
                      </w:divBdr>
                    </w:div>
                    <w:div w:id="127624634">
                      <w:marLeft w:val="0"/>
                      <w:marRight w:val="0"/>
                      <w:marTop w:val="0"/>
                      <w:marBottom w:val="0"/>
                      <w:divBdr>
                        <w:top w:val="none" w:sz="0" w:space="0" w:color="auto"/>
                        <w:left w:val="none" w:sz="0" w:space="0" w:color="auto"/>
                        <w:bottom w:val="none" w:sz="0" w:space="0" w:color="auto"/>
                        <w:right w:val="none" w:sz="0" w:space="0" w:color="auto"/>
                      </w:divBdr>
                      <w:divsChild>
                        <w:div w:id="1023625735">
                          <w:marLeft w:val="0"/>
                          <w:marRight w:val="0"/>
                          <w:marTop w:val="0"/>
                          <w:marBottom w:val="0"/>
                          <w:divBdr>
                            <w:top w:val="none" w:sz="0" w:space="0" w:color="auto"/>
                            <w:left w:val="none" w:sz="0" w:space="0" w:color="auto"/>
                            <w:bottom w:val="none" w:sz="0" w:space="0" w:color="auto"/>
                            <w:right w:val="none" w:sz="0" w:space="0" w:color="auto"/>
                          </w:divBdr>
                          <w:divsChild>
                            <w:div w:id="333725355">
                              <w:marLeft w:val="0"/>
                              <w:marRight w:val="0"/>
                              <w:marTop w:val="0"/>
                              <w:marBottom w:val="0"/>
                              <w:divBdr>
                                <w:top w:val="none" w:sz="0" w:space="0" w:color="auto"/>
                                <w:left w:val="none" w:sz="0" w:space="0" w:color="auto"/>
                                <w:bottom w:val="none" w:sz="0" w:space="0" w:color="auto"/>
                                <w:right w:val="none" w:sz="0" w:space="0" w:color="auto"/>
                              </w:divBdr>
                              <w:divsChild>
                                <w:div w:id="8340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561257">
                  <w:marLeft w:val="0"/>
                  <w:marRight w:val="0"/>
                  <w:marTop w:val="0"/>
                  <w:marBottom w:val="0"/>
                  <w:divBdr>
                    <w:top w:val="none" w:sz="0" w:space="0" w:color="auto"/>
                    <w:left w:val="none" w:sz="0" w:space="0" w:color="auto"/>
                    <w:bottom w:val="none" w:sz="0" w:space="0" w:color="auto"/>
                    <w:right w:val="none" w:sz="0" w:space="0" w:color="auto"/>
                  </w:divBdr>
                  <w:divsChild>
                    <w:div w:id="1741975184">
                      <w:marLeft w:val="0"/>
                      <w:marRight w:val="0"/>
                      <w:marTop w:val="0"/>
                      <w:marBottom w:val="0"/>
                      <w:divBdr>
                        <w:top w:val="none" w:sz="0" w:space="0" w:color="auto"/>
                        <w:left w:val="none" w:sz="0" w:space="0" w:color="auto"/>
                        <w:bottom w:val="none" w:sz="0" w:space="0" w:color="auto"/>
                        <w:right w:val="none" w:sz="0" w:space="0" w:color="auto"/>
                      </w:divBdr>
                    </w:div>
                    <w:div w:id="82524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7302">
              <w:marLeft w:val="0"/>
              <w:marRight w:val="0"/>
              <w:marTop w:val="0"/>
              <w:marBottom w:val="0"/>
              <w:divBdr>
                <w:top w:val="none" w:sz="0" w:space="0" w:color="auto"/>
                <w:left w:val="none" w:sz="0" w:space="0" w:color="auto"/>
                <w:bottom w:val="none" w:sz="0" w:space="0" w:color="auto"/>
                <w:right w:val="none" w:sz="0" w:space="0" w:color="auto"/>
              </w:divBdr>
              <w:divsChild>
                <w:div w:id="2078476747">
                  <w:marLeft w:val="0"/>
                  <w:marRight w:val="0"/>
                  <w:marTop w:val="0"/>
                  <w:marBottom w:val="0"/>
                  <w:divBdr>
                    <w:top w:val="none" w:sz="0" w:space="0" w:color="auto"/>
                    <w:left w:val="none" w:sz="0" w:space="0" w:color="auto"/>
                    <w:bottom w:val="none" w:sz="0" w:space="0" w:color="auto"/>
                    <w:right w:val="none" w:sz="0" w:space="0" w:color="auto"/>
                  </w:divBdr>
                  <w:divsChild>
                    <w:div w:id="953176892">
                      <w:marLeft w:val="0"/>
                      <w:marRight w:val="0"/>
                      <w:marTop w:val="0"/>
                      <w:marBottom w:val="0"/>
                      <w:divBdr>
                        <w:top w:val="none" w:sz="0" w:space="0" w:color="auto"/>
                        <w:left w:val="none" w:sz="0" w:space="0" w:color="auto"/>
                        <w:bottom w:val="none" w:sz="0" w:space="0" w:color="auto"/>
                        <w:right w:val="none" w:sz="0" w:space="0" w:color="auto"/>
                      </w:divBdr>
                    </w:div>
                    <w:div w:id="53741889">
                      <w:marLeft w:val="0"/>
                      <w:marRight w:val="0"/>
                      <w:marTop w:val="0"/>
                      <w:marBottom w:val="0"/>
                      <w:divBdr>
                        <w:top w:val="none" w:sz="0" w:space="0" w:color="auto"/>
                        <w:left w:val="none" w:sz="0" w:space="0" w:color="auto"/>
                        <w:bottom w:val="none" w:sz="0" w:space="0" w:color="auto"/>
                        <w:right w:val="none" w:sz="0" w:space="0" w:color="auto"/>
                      </w:divBdr>
                      <w:divsChild>
                        <w:div w:id="101925292">
                          <w:marLeft w:val="0"/>
                          <w:marRight w:val="0"/>
                          <w:marTop w:val="0"/>
                          <w:marBottom w:val="0"/>
                          <w:divBdr>
                            <w:top w:val="none" w:sz="0" w:space="0" w:color="auto"/>
                            <w:left w:val="none" w:sz="0" w:space="0" w:color="auto"/>
                            <w:bottom w:val="none" w:sz="0" w:space="0" w:color="auto"/>
                            <w:right w:val="none" w:sz="0" w:space="0" w:color="auto"/>
                          </w:divBdr>
                          <w:divsChild>
                            <w:div w:id="465203098">
                              <w:marLeft w:val="0"/>
                              <w:marRight w:val="0"/>
                              <w:marTop w:val="0"/>
                              <w:marBottom w:val="0"/>
                              <w:divBdr>
                                <w:top w:val="none" w:sz="0" w:space="0" w:color="auto"/>
                                <w:left w:val="none" w:sz="0" w:space="0" w:color="auto"/>
                                <w:bottom w:val="none" w:sz="0" w:space="0" w:color="auto"/>
                                <w:right w:val="none" w:sz="0" w:space="0" w:color="auto"/>
                              </w:divBdr>
                              <w:divsChild>
                                <w:div w:id="145039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027884">
                  <w:marLeft w:val="0"/>
                  <w:marRight w:val="0"/>
                  <w:marTop w:val="0"/>
                  <w:marBottom w:val="0"/>
                  <w:divBdr>
                    <w:top w:val="none" w:sz="0" w:space="0" w:color="auto"/>
                    <w:left w:val="none" w:sz="0" w:space="0" w:color="auto"/>
                    <w:bottom w:val="none" w:sz="0" w:space="0" w:color="auto"/>
                    <w:right w:val="none" w:sz="0" w:space="0" w:color="auto"/>
                  </w:divBdr>
                  <w:divsChild>
                    <w:div w:id="687488755">
                      <w:marLeft w:val="0"/>
                      <w:marRight w:val="0"/>
                      <w:marTop w:val="0"/>
                      <w:marBottom w:val="0"/>
                      <w:divBdr>
                        <w:top w:val="none" w:sz="0" w:space="0" w:color="auto"/>
                        <w:left w:val="none" w:sz="0" w:space="0" w:color="auto"/>
                        <w:bottom w:val="none" w:sz="0" w:space="0" w:color="auto"/>
                        <w:right w:val="none" w:sz="0" w:space="0" w:color="auto"/>
                      </w:divBdr>
                    </w:div>
                    <w:div w:id="16876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4562">
              <w:marLeft w:val="0"/>
              <w:marRight w:val="0"/>
              <w:marTop w:val="0"/>
              <w:marBottom w:val="0"/>
              <w:divBdr>
                <w:top w:val="none" w:sz="0" w:space="0" w:color="auto"/>
                <w:left w:val="none" w:sz="0" w:space="0" w:color="auto"/>
                <w:bottom w:val="none" w:sz="0" w:space="0" w:color="auto"/>
                <w:right w:val="none" w:sz="0" w:space="0" w:color="auto"/>
              </w:divBdr>
              <w:divsChild>
                <w:div w:id="1635212123">
                  <w:marLeft w:val="0"/>
                  <w:marRight w:val="0"/>
                  <w:marTop w:val="0"/>
                  <w:marBottom w:val="0"/>
                  <w:divBdr>
                    <w:top w:val="none" w:sz="0" w:space="0" w:color="auto"/>
                    <w:left w:val="none" w:sz="0" w:space="0" w:color="auto"/>
                    <w:bottom w:val="none" w:sz="0" w:space="0" w:color="auto"/>
                    <w:right w:val="none" w:sz="0" w:space="0" w:color="auto"/>
                  </w:divBdr>
                  <w:divsChild>
                    <w:div w:id="1911304976">
                      <w:marLeft w:val="0"/>
                      <w:marRight w:val="0"/>
                      <w:marTop w:val="0"/>
                      <w:marBottom w:val="0"/>
                      <w:divBdr>
                        <w:top w:val="none" w:sz="0" w:space="0" w:color="auto"/>
                        <w:left w:val="none" w:sz="0" w:space="0" w:color="auto"/>
                        <w:bottom w:val="none" w:sz="0" w:space="0" w:color="auto"/>
                        <w:right w:val="none" w:sz="0" w:space="0" w:color="auto"/>
                      </w:divBdr>
                    </w:div>
                    <w:div w:id="1248733509">
                      <w:marLeft w:val="0"/>
                      <w:marRight w:val="0"/>
                      <w:marTop w:val="0"/>
                      <w:marBottom w:val="0"/>
                      <w:divBdr>
                        <w:top w:val="none" w:sz="0" w:space="0" w:color="auto"/>
                        <w:left w:val="none" w:sz="0" w:space="0" w:color="auto"/>
                        <w:bottom w:val="none" w:sz="0" w:space="0" w:color="auto"/>
                        <w:right w:val="none" w:sz="0" w:space="0" w:color="auto"/>
                      </w:divBdr>
                      <w:divsChild>
                        <w:div w:id="44062992">
                          <w:marLeft w:val="0"/>
                          <w:marRight w:val="0"/>
                          <w:marTop w:val="0"/>
                          <w:marBottom w:val="0"/>
                          <w:divBdr>
                            <w:top w:val="none" w:sz="0" w:space="0" w:color="auto"/>
                            <w:left w:val="none" w:sz="0" w:space="0" w:color="auto"/>
                            <w:bottom w:val="none" w:sz="0" w:space="0" w:color="auto"/>
                            <w:right w:val="none" w:sz="0" w:space="0" w:color="auto"/>
                          </w:divBdr>
                          <w:divsChild>
                            <w:div w:id="1798835187">
                              <w:marLeft w:val="0"/>
                              <w:marRight w:val="0"/>
                              <w:marTop w:val="0"/>
                              <w:marBottom w:val="0"/>
                              <w:divBdr>
                                <w:top w:val="none" w:sz="0" w:space="0" w:color="auto"/>
                                <w:left w:val="none" w:sz="0" w:space="0" w:color="auto"/>
                                <w:bottom w:val="none" w:sz="0" w:space="0" w:color="auto"/>
                                <w:right w:val="none" w:sz="0" w:space="0" w:color="auto"/>
                              </w:divBdr>
                              <w:divsChild>
                                <w:div w:id="214730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780149">
      <w:bodyDiv w:val="1"/>
      <w:marLeft w:val="0"/>
      <w:marRight w:val="0"/>
      <w:marTop w:val="0"/>
      <w:marBottom w:val="0"/>
      <w:divBdr>
        <w:top w:val="none" w:sz="0" w:space="0" w:color="auto"/>
        <w:left w:val="none" w:sz="0" w:space="0" w:color="auto"/>
        <w:bottom w:val="none" w:sz="0" w:space="0" w:color="auto"/>
        <w:right w:val="none" w:sz="0" w:space="0" w:color="auto"/>
      </w:divBdr>
      <w:divsChild>
        <w:div w:id="968823315">
          <w:marLeft w:val="0"/>
          <w:marRight w:val="0"/>
          <w:marTop w:val="0"/>
          <w:marBottom w:val="0"/>
          <w:divBdr>
            <w:top w:val="none" w:sz="0" w:space="0" w:color="auto"/>
            <w:left w:val="none" w:sz="0" w:space="0" w:color="auto"/>
            <w:bottom w:val="none" w:sz="0" w:space="0" w:color="auto"/>
            <w:right w:val="none" w:sz="0" w:space="0" w:color="auto"/>
          </w:divBdr>
        </w:div>
      </w:divsChild>
    </w:div>
    <w:div w:id="1995717843">
      <w:bodyDiv w:val="1"/>
      <w:marLeft w:val="0"/>
      <w:marRight w:val="0"/>
      <w:marTop w:val="0"/>
      <w:marBottom w:val="0"/>
      <w:divBdr>
        <w:top w:val="none" w:sz="0" w:space="0" w:color="auto"/>
        <w:left w:val="none" w:sz="0" w:space="0" w:color="auto"/>
        <w:bottom w:val="none" w:sz="0" w:space="0" w:color="auto"/>
        <w:right w:val="none" w:sz="0" w:space="0" w:color="auto"/>
      </w:divBdr>
      <w:divsChild>
        <w:div w:id="855969552">
          <w:marLeft w:val="0"/>
          <w:marRight w:val="0"/>
          <w:marTop w:val="0"/>
          <w:marBottom w:val="0"/>
          <w:divBdr>
            <w:top w:val="none" w:sz="0" w:space="0" w:color="auto"/>
            <w:left w:val="none" w:sz="0" w:space="0" w:color="auto"/>
            <w:bottom w:val="none" w:sz="0" w:space="0" w:color="auto"/>
            <w:right w:val="none" w:sz="0" w:space="0" w:color="auto"/>
          </w:divBdr>
          <w:divsChild>
            <w:div w:id="373308485">
              <w:marLeft w:val="0"/>
              <w:marRight w:val="0"/>
              <w:marTop w:val="0"/>
              <w:marBottom w:val="0"/>
              <w:divBdr>
                <w:top w:val="none" w:sz="0" w:space="0" w:color="auto"/>
                <w:left w:val="none" w:sz="0" w:space="0" w:color="auto"/>
                <w:bottom w:val="none" w:sz="0" w:space="0" w:color="auto"/>
                <w:right w:val="none" w:sz="0" w:space="0" w:color="auto"/>
              </w:divBdr>
              <w:divsChild>
                <w:div w:id="973676974">
                  <w:marLeft w:val="0"/>
                  <w:marRight w:val="0"/>
                  <w:marTop w:val="0"/>
                  <w:marBottom w:val="0"/>
                  <w:divBdr>
                    <w:top w:val="none" w:sz="0" w:space="0" w:color="auto"/>
                    <w:left w:val="none" w:sz="0" w:space="0" w:color="auto"/>
                    <w:bottom w:val="none" w:sz="0" w:space="0" w:color="auto"/>
                    <w:right w:val="none" w:sz="0" w:space="0" w:color="auto"/>
                  </w:divBdr>
                </w:div>
              </w:divsChild>
            </w:div>
            <w:div w:id="1033968273">
              <w:marLeft w:val="0"/>
              <w:marRight w:val="0"/>
              <w:marTop w:val="0"/>
              <w:marBottom w:val="0"/>
              <w:divBdr>
                <w:top w:val="none" w:sz="0" w:space="0" w:color="auto"/>
                <w:left w:val="none" w:sz="0" w:space="0" w:color="auto"/>
                <w:bottom w:val="none" w:sz="0" w:space="0" w:color="auto"/>
                <w:right w:val="none" w:sz="0" w:space="0" w:color="auto"/>
              </w:divBdr>
              <w:divsChild>
                <w:div w:id="10120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44368">
      <w:bodyDiv w:val="1"/>
      <w:marLeft w:val="0"/>
      <w:marRight w:val="0"/>
      <w:marTop w:val="0"/>
      <w:marBottom w:val="0"/>
      <w:divBdr>
        <w:top w:val="none" w:sz="0" w:space="0" w:color="auto"/>
        <w:left w:val="none" w:sz="0" w:space="0" w:color="auto"/>
        <w:bottom w:val="none" w:sz="0" w:space="0" w:color="auto"/>
        <w:right w:val="none" w:sz="0" w:space="0" w:color="auto"/>
      </w:divBdr>
      <w:divsChild>
        <w:div w:id="1451321781">
          <w:marLeft w:val="0"/>
          <w:marRight w:val="0"/>
          <w:marTop w:val="0"/>
          <w:marBottom w:val="0"/>
          <w:divBdr>
            <w:top w:val="none" w:sz="0" w:space="0" w:color="auto"/>
            <w:left w:val="none" w:sz="0" w:space="0" w:color="auto"/>
            <w:bottom w:val="none" w:sz="0" w:space="0" w:color="auto"/>
            <w:right w:val="none" w:sz="0" w:space="0" w:color="auto"/>
          </w:divBdr>
        </w:div>
      </w:divsChild>
    </w:div>
    <w:div w:id="2076925138">
      <w:bodyDiv w:val="1"/>
      <w:marLeft w:val="0"/>
      <w:marRight w:val="0"/>
      <w:marTop w:val="0"/>
      <w:marBottom w:val="0"/>
      <w:divBdr>
        <w:top w:val="none" w:sz="0" w:space="0" w:color="auto"/>
        <w:left w:val="none" w:sz="0" w:space="0" w:color="auto"/>
        <w:bottom w:val="none" w:sz="0" w:space="0" w:color="auto"/>
        <w:right w:val="none" w:sz="0" w:space="0" w:color="auto"/>
      </w:divBdr>
      <w:divsChild>
        <w:div w:id="1248927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3569</Words>
  <Characters>20349</Characters>
  <Application>Microsoft Office Word</Application>
  <DocSecurity>0</DocSecurity>
  <Lines>169</Lines>
  <Paragraphs>47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Ayelet Libson</dc:creator>
  <cp:keywords/>
  <dc:description/>
  <cp:lastModifiedBy>Yotam Fromm</cp:lastModifiedBy>
  <cp:revision>4</cp:revision>
  <dcterms:created xsi:type="dcterms:W3CDTF">2025-08-05T06:31:00Z</dcterms:created>
  <dcterms:modified xsi:type="dcterms:W3CDTF">2025-08-27T20:33:00Z</dcterms:modified>
</cp:coreProperties>
</file>